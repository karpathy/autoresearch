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3AE55" w14:textId="77777777" w:rsidR="00080C8D" w:rsidRPr="00082D07" w:rsidRDefault="00655B17" w:rsidP="00655B17">
      <w:pPr>
        <w:spacing w:before="100" w:beforeAutospacing="1" w:after="100" w:afterAutospacing="1" w:line="240" w:lineRule="auto"/>
        <w:jc w:val="center"/>
        <w:outlineLvl w:val="1"/>
        <w:rPr>
          <w:rFonts w:ascii="Times New Roman" w:eastAsia="Times New Roman" w:hAnsi="Times New Roman" w:cs="Times New Roman"/>
          <w:b/>
          <w:bCs/>
          <w:sz w:val="24"/>
          <w:szCs w:val="24"/>
          <w:lang w:val="en-GB" w:eastAsia="tr-TR"/>
        </w:rPr>
      </w:pPr>
      <w:r w:rsidRPr="00082D07">
        <w:rPr>
          <w:rFonts w:ascii="Times New Roman" w:eastAsia="Times New Roman" w:hAnsi="Times New Roman" w:cs="Times New Roman"/>
          <w:b/>
          <w:bCs/>
          <w:sz w:val="24"/>
          <w:szCs w:val="24"/>
          <w:lang w:val="en-GB" w:eastAsia="tr-TR"/>
        </w:rPr>
        <w:t>Adaptive</w:t>
      </w:r>
      <w:r w:rsidR="00080C8D" w:rsidRPr="00082D07">
        <w:rPr>
          <w:rFonts w:ascii="Times New Roman" w:eastAsia="Times New Roman" w:hAnsi="Times New Roman" w:cs="Times New Roman"/>
          <w:b/>
          <w:bCs/>
          <w:sz w:val="24"/>
          <w:szCs w:val="24"/>
          <w:lang w:val="en-GB" w:eastAsia="tr-TR"/>
        </w:rPr>
        <w:t xml:space="preserve"> Computerized Dynamic Assessment: Synthesizing Eye-Tracking and Reader Profiles for Inclusive English Reading Comprehension</w:t>
      </w:r>
    </w:p>
    <w:p w14:paraId="4223CA65" w14:textId="77777777" w:rsidR="00080C8D" w:rsidRPr="00082D07" w:rsidRDefault="00080C8D" w:rsidP="00080C8D">
      <w:pPr>
        <w:spacing w:before="100" w:beforeAutospacing="1" w:after="100" w:afterAutospacing="1" w:line="240" w:lineRule="auto"/>
        <w:outlineLvl w:val="2"/>
        <w:rPr>
          <w:rFonts w:ascii="Times New Roman" w:eastAsia="Times New Roman" w:hAnsi="Times New Roman" w:cs="Times New Roman"/>
          <w:b/>
          <w:bCs/>
          <w:sz w:val="24"/>
          <w:szCs w:val="24"/>
          <w:lang w:val="en-GB" w:eastAsia="tr-TR"/>
        </w:rPr>
      </w:pPr>
      <w:r w:rsidRPr="00082D07">
        <w:rPr>
          <w:rFonts w:ascii="Times New Roman" w:eastAsia="Times New Roman" w:hAnsi="Times New Roman" w:cs="Times New Roman"/>
          <w:b/>
          <w:bCs/>
          <w:sz w:val="24"/>
          <w:szCs w:val="24"/>
          <w:lang w:val="en-GB" w:eastAsia="tr-TR"/>
        </w:rPr>
        <w:t>Background and Context of the Study</w:t>
      </w:r>
    </w:p>
    <w:p w14:paraId="72186486" w14:textId="77777777" w:rsidR="00080C8D" w:rsidRPr="00082D07" w:rsidRDefault="00080C8D" w:rsidP="00080C8D">
      <w:pPr>
        <w:spacing w:before="100" w:beforeAutospacing="1" w:after="100" w:afterAutospacing="1"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lang w:val="en-GB" w:eastAsia="tr-TR"/>
        </w:rPr>
        <w:t xml:space="preserve">Over a decade ago, McNamara (2014) argued that language assessment was facing a moment of crisis, driven by technological advances and shifting communicative realities. Today, that call for re-evaluation is more urgent than ever. As educational landscapes evolve, our approaches to assessment must move from </w:t>
      </w:r>
      <w:commentRangeStart w:id="0"/>
      <w:r w:rsidRPr="00082D07">
        <w:rPr>
          <w:rFonts w:ascii="Times New Roman" w:eastAsia="Times New Roman" w:hAnsi="Times New Roman" w:cs="Times New Roman"/>
          <w:sz w:val="24"/>
          <w:szCs w:val="24"/>
          <w:lang w:val="en-GB" w:eastAsia="tr-TR"/>
        </w:rPr>
        <w:t>traditional</w:t>
      </w:r>
      <w:commentRangeEnd w:id="0"/>
      <w:r w:rsidR="00552626" w:rsidRPr="00082D07">
        <w:rPr>
          <w:rStyle w:val="AklamaBavurusu"/>
          <w:rFonts w:ascii="Times New Roman" w:eastAsia="Times New Roman" w:hAnsi="Times New Roman" w:cs="Times New Roman"/>
          <w:sz w:val="24"/>
          <w:szCs w:val="24"/>
          <w:lang w:val="en-GB" w:eastAsia="tr-TR"/>
        </w:rPr>
        <w:commentReference w:id="0"/>
      </w:r>
      <w:r w:rsidRPr="00082D07">
        <w:rPr>
          <w:rFonts w:ascii="Times New Roman" w:eastAsia="Times New Roman" w:hAnsi="Times New Roman" w:cs="Times New Roman"/>
          <w:sz w:val="24"/>
          <w:szCs w:val="24"/>
          <w:lang w:val="en-GB" w:eastAsia="tr-TR"/>
        </w:rPr>
        <w:t xml:space="preserve">, static measurements to innovative, inclusive practices that reflect the complexity of modern learning. One such innovative framework </w:t>
      </w:r>
      <w:commentRangeStart w:id="1"/>
      <w:r w:rsidRPr="00082D07">
        <w:rPr>
          <w:rFonts w:ascii="Times New Roman" w:eastAsia="Times New Roman" w:hAnsi="Times New Roman" w:cs="Times New Roman"/>
          <w:sz w:val="24"/>
          <w:szCs w:val="24"/>
          <w:lang w:val="en-GB" w:eastAsia="tr-TR"/>
        </w:rPr>
        <w:t>is</w:t>
      </w:r>
      <w:r w:rsidR="00655B17" w:rsidRPr="00082D07">
        <w:rPr>
          <w:rFonts w:ascii="Times New Roman" w:eastAsia="Times New Roman" w:hAnsi="Times New Roman" w:cs="Times New Roman"/>
          <w:sz w:val="24"/>
          <w:szCs w:val="24"/>
          <w:lang w:val="en-GB" w:eastAsia="tr-TR"/>
        </w:rPr>
        <w:t xml:space="preserve"> </w:t>
      </w:r>
      <w:commentRangeEnd w:id="1"/>
      <w:r w:rsidR="002816AC" w:rsidRPr="00082D07">
        <w:rPr>
          <w:rStyle w:val="AklamaBavurusu"/>
          <w:rFonts w:ascii="Times New Roman" w:eastAsia="Times New Roman" w:hAnsi="Times New Roman" w:cs="Times New Roman"/>
          <w:sz w:val="24"/>
          <w:szCs w:val="24"/>
          <w:lang w:val="en-GB" w:eastAsia="tr-TR"/>
        </w:rPr>
        <w:commentReference w:id="1"/>
      </w:r>
      <w:r w:rsidR="00655B17" w:rsidRPr="00082D07">
        <w:rPr>
          <w:rFonts w:ascii="Times New Roman" w:eastAsia="Times New Roman" w:hAnsi="Times New Roman" w:cs="Times New Roman"/>
          <w:sz w:val="24"/>
          <w:szCs w:val="24"/>
          <w:lang w:val="en-GB" w:eastAsia="tr-TR"/>
        </w:rPr>
        <w:t>Vygotskyan</w:t>
      </w:r>
      <w:r w:rsidRPr="00082D07">
        <w:rPr>
          <w:rFonts w:ascii="Times New Roman" w:eastAsia="Times New Roman" w:hAnsi="Times New Roman" w:cs="Times New Roman"/>
          <w:sz w:val="24"/>
          <w:szCs w:val="24"/>
          <w:lang w:val="en-GB" w:eastAsia="tr-TR"/>
        </w:rPr>
        <w:t xml:space="preserve"> Dynamic Assessment (DA)</w:t>
      </w:r>
      <w:r w:rsidR="000D449E" w:rsidRPr="00082D07">
        <w:rPr>
          <w:rFonts w:ascii="Times New Roman" w:eastAsia="Times New Roman" w:hAnsi="Times New Roman" w:cs="Times New Roman"/>
          <w:sz w:val="24"/>
          <w:szCs w:val="24"/>
          <w:lang w:val="en-GB" w:eastAsia="tr-TR"/>
        </w:rPr>
        <w:t xml:space="preserve">, which </w:t>
      </w:r>
      <w:r w:rsidR="00082D07" w:rsidRPr="00082D07">
        <w:rPr>
          <w:rFonts w:ascii="Times New Roman" w:eastAsia="Times New Roman" w:hAnsi="Times New Roman" w:cs="Times New Roman"/>
          <w:sz w:val="24"/>
          <w:szCs w:val="24"/>
          <w:lang w:val="en-GB" w:eastAsia="tr-TR"/>
        </w:rPr>
        <w:t>reconceptualises</w:t>
      </w:r>
      <w:r w:rsidR="000D449E" w:rsidRPr="00082D07">
        <w:rPr>
          <w:rFonts w:ascii="Times New Roman" w:eastAsia="Times New Roman" w:hAnsi="Times New Roman" w:cs="Times New Roman"/>
          <w:sz w:val="24"/>
          <w:szCs w:val="24"/>
          <w:lang w:val="en-GB" w:eastAsia="tr-TR"/>
        </w:rPr>
        <w:t xml:space="preserve"> the relationship between testing and teaching by treating them as a single, dialectically integrated activity (Lantolf &amp; Poehner, 2010).</w:t>
      </w:r>
    </w:p>
    <w:p w14:paraId="2CD54EBC" w14:textId="77777777" w:rsidR="000D449E" w:rsidRPr="00082D07" w:rsidRDefault="000D449E" w:rsidP="00080C8D">
      <w:pPr>
        <w:spacing w:before="100" w:beforeAutospacing="1" w:after="100" w:afterAutospacing="1" w:line="240" w:lineRule="auto"/>
        <w:rPr>
          <w:rFonts w:ascii="Times New Roman" w:hAnsi="Times New Roman" w:cs="Times New Roman"/>
          <w:sz w:val="24"/>
          <w:szCs w:val="24"/>
          <w:lang w:val="en-GB"/>
        </w:rPr>
      </w:pPr>
      <w:r w:rsidRPr="00082D07">
        <w:rPr>
          <w:rFonts w:ascii="Times New Roman" w:hAnsi="Times New Roman" w:cs="Times New Roman"/>
          <w:sz w:val="24"/>
          <w:szCs w:val="24"/>
          <w:lang w:val="en-GB"/>
        </w:rPr>
        <w:t xml:space="preserve">Rooted in Vygotsky’s sociocultural theory and the Zone of Proximal Development (ZPD), DA integrates assessment and instruction into a </w:t>
      </w:r>
      <w:r w:rsidRPr="00082D07">
        <w:rPr>
          <w:rFonts w:ascii="Times New Roman" w:hAnsi="Times New Roman" w:cs="Times New Roman"/>
          <w:bCs/>
          <w:sz w:val="24"/>
          <w:szCs w:val="24"/>
          <w:lang w:val="en-GB"/>
        </w:rPr>
        <w:t>unified, seamless process (Lantolf &amp; Poehner, 2004)</w:t>
      </w:r>
      <w:r w:rsidRPr="00082D07">
        <w:rPr>
          <w:rFonts w:ascii="Times New Roman" w:hAnsi="Times New Roman" w:cs="Times New Roman"/>
          <w:sz w:val="24"/>
          <w:szCs w:val="24"/>
          <w:lang w:val="en-GB"/>
        </w:rPr>
        <w:t>. The primary objective is not merely to measure a lear</w:t>
      </w:r>
      <w:r w:rsidR="00082D07" w:rsidRPr="00082D07">
        <w:rPr>
          <w:rFonts w:ascii="Times New Roman" w:hAnsi="Times New Roman" w:cs="Times New Roman"/>
          <w:sz w:val="24"/>
          <w:szCs w:val="24"/>
          <w:lang w:val="en-GB"/>
        </w:rPr>
        <w:t xml:space="preserve">ner's independent performance, </w:t>
      </w:r>
      <w:r w:rsidRPr="00082D07">
        <w:rPr>
          <w:rFonts w:ascii="Times New Roman" w:hAnsi="Times New Roman" w:cs="Times New Roman"/>
          <w:sz w:val="24"/>
          <w:szCs w:val="24"/>
          <w:lang w:val="en-GB"/>
        </w:rPr>
        <w:t xml:space="preserve">which only reveals abilities that have already fully matured, </w:t>
      </w:r>
      <w:r w:rsidRPr="00082D07">
        <w:rPr>
          <w:rFonts w:ascii="Times New Roman" w:hAnsi="Times New Roman" w:cs="Times New Roman"/>
          <w:bCs/>
          <w:sz w:val="24"/>
          <w:szCs w:val="24"/>
          <w:lang w:val="en-GB"/>
        </w:rPr>
        <w:t>but to evaluate and nurture their potential for future development through targeted</w:t>
      </w:r>
      <w:r w:rsidRPr="00082D07">
        <w:rPr>
          <w:rFonts w:ascii="Times New Roman" w:hAnsi="Times New Roman" w:cs="Times New Roman"/>
          <w:sz w:val="24"/>
          <w:szCs w:val="24"/>
          <w:lang w:val="en-GB"/>
        </w:rPr>
        <w:t xml:space="preserve">, cooperative mediation </w:t>
      </w:r>
      <w:r w:rsidRPr="00082D07">
        <w:rPr>
          <w:rFonts w:ascii="Times New Roman" w:hAnsi="Times New Roman" w:cs="Times New Roman"/>
          <w:bCs/>
          <w:sz w:val="24"/>
          <w:szCs w:val="24"/>
          <w:lang w:val="en-GB"/>
        </w:rPr>
        <w:t>(Poehner &amp; Lantolf, 2005)</w:t>
      </w:r>
      <w:r w:rsidRPr="00082D07">
        <w:rPr>
          <w:rFonts w:ascii="Times New Roman" w:hAnsi="Times New Roman" w:cs="Times New Roman"/>
          <w:sz w:val="24"/>
          <w:szCs w:val="24"/>
          <w:lang w:val="en-GB"/>
        </w:rPr>
        <w:t>. In the context of English as a Foreign Language (EFL) reading comprehension, DA identifies where a reader struggles and provides immediate, calibrated support to help them overcome those barriers.</w:t>
      </w:r>
    </w:p>
    <w:p w14:paraId="0E3A4510" w14:textId="77777777" w:rsidR="00080C8D" w:rsidRPr="00082D07" w:rsidRDefault="00080C8D" w:rsidP="00080C8D">
      <w:pPr>
        <w:spacing w:before="100" w:beforeAutospacing="1" w:after="100" w:afterAutospacing="1"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lang w:val="en-GB" w:eastAsia="tr-TR"/>
        </w:rPr>
        <w:t>Historically, DA is categorized into two distinct models: Interactionist DA and Interventionist DA</w:t>
      </w:r>
      <w:r w:rsidR="00655B17" w:rsidRPr="00082D07">
        <w:rPr>
          <w:rFonts w:ascii="Times New Roman" w:eastAsia="Times New Roman" w:hAnsi="Times New Roman" w:cs="Times New Roman"/>
          <w:sz w:val="24"/>
          <w:szCs w:val="24"/>
          <w:lang w:val="en-GB" w:eastAsia="tr-TR"/>
        </w:rPr>
        <w:t xml:space="preserve"> (</w:t>
      </w:r>
      <w:r w:rsidR="00082D07" w:rsidRPr="00082D07">
        <w:rPr>
          <w:rFonts w:ascii="Times New Roman" w:hAnsi="Times New Roman" w:cs="Times New Roman"/>
          <w:bCs/>
          <w:sz w:val="24"/>
          <w:szCs w:val="24"/>
          <w:lang w:val="en-GB"/>
        </w:rPr>
        <w:t>(Lantolf &amp; Poehner, 2004; Lidz, 1991)</w:t>
      </w:r>
      <w:r w:rsidR="00082D07" w:rsidRPr="00082D07">
        <w:rPr>
          <w:rFonts w:ascii="Times New Roman" w:hAnsi="Times New Roman" w:cs="Times New Roman"/>
          <w:sz w:val="24"/>
          <w:szCs w:val="24"/>
          <w:lang w:val="en-GB"/>
        </w:rPr>
        <w:t xml:space="preserve">. </w:t>
      </w:r>
      <w:r w:rsidRPr="00082D07">
        <w:rPr>
          <w:rFonts w:ascii="Times New Roman" w:eastAsia="Times New Roman" w:hAnsi="Times New Roman" w:cs="Times New Roman"/>
          <w:sz w:val="24"/>
          <w:szCs w:val="24"/>
          <w:lang w:val="en-GB" w:eastAsia="tr-TR"/>
        </w:rPr>
        <w:t>Interactionist DA is highly qualitative and individualized. A mediator (teacher) interacts directly with the learner, offering spontaneous, highly personalized cues based on the learner's immediate cognitive needs. While pedagogically ideal</w:t>
      </w:r>
      <w:r w:rsidR="00082D07" w:rsidRPr="00082D07">
        <w:rPr>
          <w:rFonts w:ascii="Times New Roman" w:eastAsia="Times New Roman" w:hAnsi="Times New Roman" w:cs="Times New Roman"/>
          <w:sz w:val="24"/>
          <w:szCs w:val="24"/>
          <w:lang w:val="en-GB" w:eastAsia="tr-TR"/>
        </w:rPr>
        <w:t xml:space="preserve"> </w:t>
      </w:r>
      <w:r w:rsidR="00082D07" w:rsidRPr="00082D07">
        <w:rPr>
          <w:rFonts w:ascii="Times New Roman" w:hAnsi="Times New Roman" w:cs="Times New Roman"/>
          <w:bCs/>
          <w:sz w:val="24"/>
          <w:szCs w:val="24"/>
          <w:lang w:val="en-GB"/>
        </w:rPr>
        <w:t>for exploring the ZPD</w:t>
      </w:r>
      <w:r w:rsidRPr="00082D07">
        <w:rPr>
          <w:rFonts w:ascii="Times New Roman" w:eastAsia="Times New Roman" w:hAnsi="Times New Roman" w:cs="Times New Roman"/>
          <w:sz w:val="24"/>
          <w:szCs w:val="24"/>
          <w:lang w:val="en-GB" w:eastAsia="tr-TR"/>
        </w:rPr>
        <w:t>, it is highly resource-intensive and unscalable for large testing cohorts. Conversely, Interventionist DA relies on standardized, pre-scripted hints delivered in a hierarchical, uniform manner to all students. Over the past decade, Interventionist DA has been adapted into computerized formats (C-DA) to assess larger populations efficiently</w:t>
      </w:r>
      <w:r w:rsidR="00082D07" w:rsidRPr="00082D07">
        <w:rPr>
          <w:rFonts w:ascii="Times New Roman" w:eastAsia="Times New Roman" w:hAnsi="Times New Roman" w:cs="Times New Roman"/>
          <w:sz w:val="24"/>
          <w:szCs w:val="24"/>
          <w:lang w:val="en-GB" w:eastAsia="tr-TR"/>
        </w:rPr>
        <w:t xml:space="preserve"> (Poehner et al., 2015)</w:t>
      </w:r>
      <w:r w:rsidRPr="00082D07">
        <w:rPr>
          <w:rFonts w:ascii="Times New Roman" w:eastAsia="Times New Roman" w:hAnsi="Times New Roman" w:cs="Times New Roman"/>
          <w:sz w:val="24"/>
          <w:szCs w:val="24"/>
          <w:lang w:val="en-GB" w:eastAsia="tr-TR"/>
        </w:rPr>
        <w:t>. However, by prioritizing scalability, computerized Interventionist DA sacrifices the personalized, adaptive nature that makes the Interactionist model so effective. It assumes a "one-size-fits-all" progression of cognitive development, largely ignoring the diverse processing realities of different learners.</w:t>
      </w:r>
    </w:p>
    <w:p w14:paraId="6C782437" w14:textId="77777777" w:rsidR="00080C8D" w:rsidRPr="00082D07" w:rsidRDefault="00080C8D" w:rsidP="00080C8D">
      <w:pPr>
        <w:spacing w:before="100" w:beforeAutospacing="1" w:after="100" w:afterAutospacing="1" w:line="240" w:lineRule="auto"/>
        <w:outlineLvl w:val="2"/>
        <w:rPr>
          <w:rFonts w:ascii="Times New Roman" w:eastAsia="Times New Roman" w:hAnsi="Times New Roman" w:cs="Times New Roman"/>
          <w:b/>
          <w:bCs/>
          <w:sz w:val="24"/>
          <w:szCs w:val="24"/>
          <w:lang w:val="en-GB" w:eastAsia="tr-TR"/>
        </w:rPr>
      </w:pPr>
      <w:r w:rsidRPr="00082D07">
        <w:rPr>
          <w:rFonts w:ascii="Times New Roman" w:eastAsia="Times New Roman" w:hAnsi="Times New Roman" w:cs="Times New Roman"/>
          <w:b/>
          <w:bCs/>
          <w:sz w:val="24"/>
          <w:szCs w:val="24"/>
          <w:lang w:val="en-GB" w:eastAsia="tr-TR"/>
        </w:rPr>
        <w:t>The Research Gap</w:t>
      </w:r>
    </w:p>
    <w:p w14:paraId="58125507" w14:textId="17BF82FD" w:rsidR="00080C8D" w:rsidRPr="00082D07" w:rsidRDefault="00080C8D" w:rsidP="00080C8D">
      <w:pPr>
        <w:spacing w:before="100" w:beforeAutospacing="1" w:after="100" w:afterAutospacing="1"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lang w:val="en-GB" w:eastAsia="tr-TR"/>
        </w:rPr>
        <w:t xml:space="preserve">A critical gap exists between the scalable efficiency of Interventionist DA and the pedagogical richness of Interactionist DA. Current computerized assessment platforms fail to account for the unique, real-time cognitive processing </w:t>
      </w:r>
      <w:commentRangeStart w:id="2"/>
      <w:del w:id="3" w:author="Mehmet ALTAY" w:date="2026-03-29T14:21:00Z" w16du:dateUtc="2026-03-29T11:21:00Z">
        <w:r w:rsidRPr="00082D07" w:rsidDel="002816AC">
          <w:rPr>
            <w:rFonts w:ascii="Times New Roman" w:eastAsia="Times New Roman" w:hAnsi="Times New Roman" w:cs="Times New Roman"/>
            <w:sz w:val="24"/>
            <w:szCs w:val="24"/>
            <w:lang w:val="en-GB" w:eastAsia="tr-TR"/>
          </w:rPr>
          <w:delText>behaviors</w:delText>
        </w:r>
      </w:del>
      <w:ins w:id="4" w:author="Mehmet ALTAY" w:date="2026-03-29T14:21:00Z" w16du:dateUtc="2026-03-29T11:21:00Z">
        <w:r w:rsidR="002816AC" w:rsidRPr="00082D07">
          <w:rPr>
            <w:rFonts w:ascii="Times New Roman" w:eastAsia="Times New Roman" w:hAnsi="Times New Roman" w:cs="Times New Roman"/>
            <w:sz w:val="24"/>
            <w:szCs w:val="24"/>
            <w:lang w:val="en-GB" w:eastAsia="tr-TR"/>
          </w:rPr>
          <w:t>behaviours</w:t>
        </w:r>
      </w:ins>
      <w:r w:rsidRPr="00082D07">
        <w:rPr>
          <w:rFonts w:ascii="Times New Roman" w:eastAsia="Times New Roman" w:hAnsi="Times New Roman" w:cs="Times New Roman"/>
          <w:sz w:val="24"/>
          <w:szCs w:val="24"/>
          <w:lang w:val="en-GB" w:eastAsia="tr-TR"/>
        </w:rPr>
        <w:t xml:space="preserve"> </w:t>
      </w:r>
      <w:commentRangeEnd w:id="2"/>
      <w:r w:rsidR="002816AC" w:rsidRPr="00082D07">
        <w:rPr>
          <w:rStyle w:val="AklamaBavurusu"/>
          <w:rFonts w:ascii="Times New Roman" w:eastAsia="Times New Roman" w:hAnsi="Times New Roman" w:cs="Times New Roman"/>
          <w:sz w:val="24"/>
          <w:szCs w:val="24"/>
          <w:lang w:val="en-GB" w:eastAsia="tr-TR"/>
        </w:rPr>
        <w:commentReference w:id="2"/>
      </w:r>
      <w:r w:rsidRPr="00082D07">
        <w:rPr>
          <w:rFonts w:ascii="Times New Roman" w:eastAsia="Times New Roman" w:hAnsi="Times New Roman" w:cs="Times New Roman"/>
          <w:sz w:val="24"/>
          <w:szCs w:val="24"/>
          <w:lang w:val="en-GB" w:eastAsia="tr-TR"/>
        </w:rPr>
        <w:t>of diverse learners. They provide generic cues rather than adaptive support tailored to individual reading profiles and moments of cognitive overload.</w:t>
      </w:r>
    </w:p>
    <w:p w14:paraId="5254E1E8" w14:textId="77777777" w:rsidR="00080C8D" w:rsidRPr="00082D07" w:rsidRDefault="00080C8D" w:rsidP="00080C8D">
      <w:pPr>
        <w:spacing w:before="100" w:beforeAutospacing="1" w:after="100" w:afterAutospacing="1"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lang w:val="en-GB" w:eastAsia="tr-TR"/>
        </w:rPr>
        <w:t>This project proposes a synthesized, holistic model: Adaptive Interventionist Dynamic Assessment (A-IDA). To achieve the responsiveness of a human mediator within a scalable computerized platform, this project will integrate mu</w:t>
      </w:r>
      <w:r w:rsidR="00082D07">
        <w:rPr>
          <w:rFonts w:ascii="Times New Roman" w:eastAsia="Times New Roman" w:hAnsi="Times New Roman" w:cs="Times New Roman"/>
          <w:sz w:val="24"/>
          <w:szCs w:val="24"/>
          <w:lang w:val="en-GB" w:eastAsia="tr-TR"/>
        </w:rPr>
        <w:t>lti-modal psycholinguistic data, i.e.,</w:t>
      </w:r>
      <w:r w:rsidRPr="00082D07">
        <w:rPr>
          <w:rFonts w:ascii="Times New Roman" w:eastAsia="Times New Roman" w:hAnsi="Times New Roman" w:cs="Times New Roman"/>
          <w:sz w:val="24"/>
          <w:szCs w:val="24"/>
          <w:lang w:val="en-GB" w:eastAsia="tr-TR"/>
        </w:rPr>
        <w:t xml:space="preserve"> eye-tracking metrics. Eye-tracking technology provides direct, objective data on cognitive processing by measuring fixations, saccades, and gaze points. By correlating these eye-movement parameters with established reader </w:t>
      </w:r>
      <w:commentRangeStart w:id="5"/>
      <w:commentRangeStart w:id="6"/>
      <w:r w:rsidRPr="00082D07">
        <w:rPr>
          <w:rFonts w:ascii="Times New Roman" w:eastAsia="Times New Roman" w:hAnsi="Times New Roman" w:cs="Times New Roman"/>
          <w:sz w:val="24"/>
          <w:szCs w:val="24"/>
          <w:lang w:val="en-GB" w:eastAsia="tr-TR"/>
        </w:rPr>
        <w:t xml:space="preserve">profiles (e.g., highly competent, effortful </w:t>
      </w:r>
      <w:r w:rsidRPr="00082D07">
        <w:rPr>
          <w:rFonts w:ascii="Times New Roman" w:eastAsia="Times New Roman" w:hAnsi="Times New Roman" w:cs="Times New Roman"/>
          <w:sz w:val="24"/>
          <w:szCs w:val="24"/>
          <w:lang w:val="en-GB" w:eastAsia="tr-TR"/>
        </w:rPr>
        <w:lastRenderedPageBreak/>
        <w:t xml:space="preserve">processors, challenged readers) </w:t>
      </w:r>
      <w:commentRangeEnd w:id="5"/>
      <w:r w:rsidR="002816AC" w:rsidRPr="00082D07">
        <w:rPr>
          <w:rStyle w:val="AklamaBavurusu"/>
          <w:rFonts w:ascii="Times New Roman" w:eastAsia="Times New Roman" w:hAnsi="Times New Roman" w:cs="Times New Roman"/>
          <w:sz w:val="24"/>
          <w:szCs w:val="24"/>
          <w:lang w:val="en-GB" w:eastAsia="tr-TR"/>
        </w:rPr>
        <w:commentReference w:id="5"/>
      </w:r>
      <w:commentRangeEnd w:id="6"/>
      <w:r w:rsidR="002816AC" w:rsidRPr="00082D07">
        <w:rPr>
          <w:rStyle w:val="AklamaBavurusu"/>
          <w:rFonts w:ascii="Times New Roman" w:eastAsia="Times New Roman" w:hAnsi="Times New Roman" w:cs="Times New Roman"/>
          <w:sz w:val="24"/>
          <w:szCs w:val="24"/>
          <w:lang w:val="en-GB" w:eastAsia="tr-TR"/>
        </w:rPr>
        <w:commentReference w:id="6"/>
      </w:r>
      <w:r w:rsidRPr="00082D07">
        <w:rPr>
          <w:rFonts w:ascii="Times New Roman" w:eastAsia="Times New Roman" w:hAnsi="Times New Roman" w:cs="Times New Roman"/>
          <w:sz w:val="24"/>
          <w:szCs w:val="24"/>
          <w:lang w:val="en-GB" w:eastAsia="tr-TR"/>
        </w:rPr>
        <w:t>and specific t</w:t>
      </w:r>
      <w:r w:rsidR="00655B17" w:rsidRPr="00082D07">
        <w:rPr>
          <w:rFonts w:ascii="Times New Roman" w:eastAsia="Times New Roman" w:hAnsi="Times New Roman" w:cs="Times New Roman"/>
          <w:sz w:val="24"/>
          <w:szCs w:val="24"/>
          <w:lang w:val="en-GB" w:eastAsia="tr-TR"/>
        </w:rPr>
        <w:t xml:space="preserve">est </w:t>
      </w:r>
      <w:r w:rsidR="00082D07" w:rsidRPr="00082D07">
        <w:rPr>
          <w:rFonts w:ascii="Times New Roman" w:eastAsia="Times New Roman" w:hAnsi="Times New Roman" w:cs="Times New Roman"/>
          <w:sz w:val="24"/>
          <w:szCs w:val="24"/>
          <w:lang w:val="en-GB" w:eastAsia="tr-TR"/>
        </w:rPr>
        <w:t>behaviours</w:t>
      </w:r>
      <w:r w:rsidR="00655B17" w:rsidRPr="00082D07">
        <w:rPr>
          <w:rFonts w:ascii="Times New Roman" w:eastAsia="Times New Roman" w:hAnsi="Times New Roman" w:cs="Times New Roman"/>
          <w:sz w:val="24"/>
          <w:szCs w:val="24"/>
          <w:lang w:val="en-GB" w:eastAsia="tr-TR"/>
        </w:rPr>
        <w:t>, we can design an adaptive</w:t>
      </w:r>
      <w:r w:rsidRPr="00082D07">
        <w:rPr>
          <w:rFonts w:ascii="Times New Roman" w:eastAsia="Times New Roman" w:hAnsi="Times New Roman" w:cs="Times New Roman"/>
          <w:sz w:val="24"/>
          <w:szCs w:val="24"/>
          <w:lang w:val="en-GB" w:eastAsia="tr-TR"/>
        </w:rPr>
        <w:t>, intelligent computerized assessment system. This system will interpret a learner's specific difficulties in real-time and deliver highly individualized scaffolding, bridging the gap between large-scale testing and personalized educational justice.</w:t>
      </w:r>
    </w:p>
    <w:p w14:paraId="1D6B5E7F" w14:textId="77777777" w:rsidR="00080C8D" w:rsidRPr="00082D07" w:rsidRDefault="00080C8D" w:rsidP="00080C8D">
      <w:pPr>
        <w:spacing w:before="100" w:beforeAutospacing="1" w:after="100" w:afterAutospacing="1" w:line="240" w:lineRule="auto"/>
        <w:outlineLvl w:val="2"/>
        <w:rPr>
          <w:rFonts w:ascii="Times New Roman" w:eastAsia="Times New Roman" w:hAnsi="Times New Roman" w:cs="Times New Roman"/>
          <w:b/>
          <w:bCs/>
          <w:sz w:val="24"/>
          <w:szCs w:val="24"/>
          <w:lang w:val="en-GB" w:eastAsia="tr-TR"/>
        </w:rPr>
      </w:pPr>
      <w:r w:rsidRPr="00082D07">
        <w:rPr>
          <w:rFonts w:ascii="Times New Roman" w:eastAsia="Times New Roman" w:hAnsi="Times New Roman" w:cs="Times New Roman"/>
          <w:b/>
          <w:bCs/>
          <w:sz w:val="24"/>
          <w:szCs w:val="24"/>
          <w:lang w:val="en-GB" w:eastAsia="tr-TR"/>
        </w:rPr>
        <w:t>Research Questions</w:t>
      </w:r>
    </w:p>
    <w:p w14:paraId="3B14E01D" w14:textId="77777777" w:rsidR="00080C8D" w:rsidRPr="00082D07" w:rsidRDefault="00080C8D" w:rsidP="00080C8D">
      <w:pPr>
        <w:spacing w:before="100" w:beforeAutospacing="1" w:after="100" w:afterAutospacing="1"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lang w:val="en-GB" w:eastAsia="tr-TR"/>
        </w:rPr>
        <w:t>To test the efficacy and development of the A-IDA system, this project will address the following research questions:</w:t>
      </w:r>
    </w:p>
    <w:p w14:paraId="2AE6984C" w14:textId="77777777" w:rsidR="00080C8D" w:rsidRPr="00082D07" w:rsidRDefault="00080C8D" w:rsidP="00080C8D">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lang w:val="en-GB" w:eastAsia="tr-TR"/>
        </w:rPr>
        <w:t xml:space="preserve">Are there significant differences in reading comprehension achievement and correct-response </w:t>
      </w:r>
      <w:commentRangeStart w:id="7"/>
      <w:r w:rsidRPr="00082D07">
        <w:rPr>
          <w:rFonts w:ascii="Times New Roman" w:eastAsia="Times New Roman" w:hAnsi="Times New Roman" w:cs="Times New Roman"/>
          <w:sz w:val="24"/>
          <w:szCs w:val="24"/>
          <w:lang w:val="en-GB" w:eastAsia="tr-TR"/>
        </w:rPr>
        <w:t>speeds</w:t>
      </w:r>
      <w:commentRangeEnd w:id="7"/>
      <w:r w:rsidR="00CF1748" w:rsidRPr="00082D07">
        <w:rPr>
          <w:rStyle w:val="AklamaBavurusu"/>
          <w:rFonts w:ascii="Times New Roman" w:eastAsia="Times New Roman" w:hAnsi="Times New Roman" w:cs="Times New Roman"/>
          <w:sz w:val="24"/>
          <w:szCs w:val="24"/>
          <w:lang w:val="en-GB" w:eastAsia="tr-TR"/>
        </w:rPr>
        <w:commentReference w:id="7"/>
      </w:r>
      <w:r w:rsidRPr="00082D07">
        <w:rPr>
          <w:rFonts w:ascii="Times New Roman" w:eastAsia="Times New Roman" w:hAnsi="Times New Roman" w:cs="Times New Roman"/>
          <w:sz w:val="24"/>
          <w:szCs w:val="24"/>
          <w:lang w:val="en-GB" w:eastAsia="tr-TR"/>
        </w:rPr>
        <w:t xml:space="preserve"> among participants utilizing the proposed A-IDA system, a traditional computerized Interventionist DA model, and a non-mediated control group?</w:t>
      </w:r>
    </w:p>
    <w:p w14:paraId="6B6D5454" w14:textId="77777777" w:rsidR="00080C8D" w:rsidRPr="00082D07" w:rsidRDefault="00080C8D" w:rsidP="00080C8D">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lang w:val="en-GB" w:eastAsia="tr-TR"/>
        </w:rPr>
        <w:t>How do reading comprehension outcomes and response speeds vary across diverse reader profiles (e.g., highly competent, effortful, challenged) when interacting with the A-IDA system compared to traditional assessment methods?</w:t>
      </w:r>
    </w:p>
    <w:p w14:paraId="5C49079C" w14:textId="77777777" w:rsidR="00080C8D" w:rsidRPr="00082D07" w:rsidRDefault="00080C8D" w:rsidP="00080C8D">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lang w:val="en-GB" w:eastAsia="tr-TR"/>
        </w:rPr>
        <w:t xml:space="preserve">What statistically significant relationships exist between specific </w:t>
      </w:r>
      <w:commentRangeStart w:id="8"/>
      <w:commentRangeStart w:id="9"/>
      <w:r w:rsidRPr="00082D07">
        <w:rPr>
          <w:rFonts w:ascii="Times New Roman" w:eastAsia="Times New Roman" w:hAnsi="Times New Roman" w:cs="Times New Roman"/>
          <w:sz w:val="24"/>
          <w:szCs w:val="24"/>
          <w:lang w:val="en-GB" w:eastAsia="tr-TR"/>
        </w:rPr>
        <w:t xml:space="preserve">eye-movement parameters (fixations, saccadic rates, gaze points) </w:t>
      </w:r>
      <w:commentRangeEnd w:id="8"/>
      <w:r w:rsidR="00CF1748" w:rsidRPr="00082D07">
        <w:rPr>
          <w:rStyle w:val="AklamaBavurusu"/>
          <w:rFonts w:ascii="Times New Roman" w:eastAsia="Times New Roman" w:hAnsi="Times New Roman" w:cs="Times New Roman"/>
          <w:sz w:val="24"/>
          <w:szCs w:val="24"/>
          <w:lang w:val="en-GB" w:eastAsia="tr-TR"/>
        </w:rPr>
        <w:commentReference w:id="8"/>
      </w:r>
      <w:commentRangeEnd w:id="9"/>
      <w:r w:rsidR="00CF1748" w:rsidRPr="00082D07">
        <w:rPr>
          <w:rStyle w:val="AklamaBavurusu"/>
          <w:rFonts w:ascii="Times New Roman" w:eastAsia="Times New Roman" w:hAnsi="Times New Roman" w:cs="Times New Roman"/>
          <w:sz w:val="24"/>
          <w:szCs w:val="24"/>
          <w:lang w:val="en-GB" w:eastAsia="tr-TR"/>
        </w:rPr>
        <w:commentReference w:id="9"/>
      </w:r>
      <w:r w:rsidRPr="00082D07">
        <w:rPr>
          <w:rFonts w:ascii="Times New Roman" w:eastAsia="Times New Roman" w:hAnsi="Times New Roman" w:cs="Times New Roman"/>
          <w:sz w:val="24"/>
          <w:szCs w:val="24"/>
          <w:lang w:val="en-GB" w:eastAsia="tr-TR"/>
        </w:rPr>
        <w:t>and the type/frequency of scaffolding cues required by learners during computerized reading assessments?</w:t>
      </w:r>
    </w:p>
    <w:p w14:paraId="78B5D77E" w14:textId="77777777" w:rsidR="00080C8D" w:rsidRPr="00082D07" w:rsidRDefault="00080C8D" w:rsidP="00080C8D">
      <w:pPr>
        <w:spacing w:before="100" w:beforeAutospacing="1" w:after="100" w:afterAutospacing="1" w:line="240" w:lineRule="auto"/>
        <w:outlineLvl w:val="2"/>
        <w:rPr>
          <w:rFonts w:ascii="Times New Roman" w:eastAsia="Times New Roman" w:hAnsi="Times New Roman" w:cs="Times New Roman"/>
          <w:b/>
          <w:bCs/>
          <w:sz w:val="24"/>
          <w:szCs w:val="24"/>
          <w:lang w:val="en-GB" w:eastAsia="tr-TR"/>
        </w:rPr>
      </w:pPr>
      <w:r w:rsidRPr="00082D07">
        <w:rPr>
          <w:rFonts w:ascii="Times New Roman" w:eastAsia="Times New Roman" w:hAnsi="Times New Roman" w:cs="Times New Roman"/>
          <w:b/>
          <w:bCs/>
          <w:sz w:val="24"/>
          <w:szCs w:val="24"/>
          <w:lang w:val="en-GB" w:eastAsia="tr-TR"/>
        </w:rPr>
        <w:t>Research Design</w:t>
      </w:r>
    </w:p>
    <w:p w14:paraId="7318E538" w14:textId="77777777" w:rsidR="00080C8D" w:rsidRPr="00082D07" w:rsidRDefault="00080C8D" w:rsidP="00080C8D">
      <w:pPr>
        <w:spacing w:before="100" w:beforeAutospacing="1" w:after="100" w:afterAutospacing="1"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lang w:val="en-GB" w:eastAsia="tr-TR"/>
        </w:rPr>
        <w:t>This study employs a Design-Based Research (DBR) methodology, specifically utilizing the ADDIE (Analysis, Design, Development, Implementation, Evaluation) instructional design model to build, test, and refine the A-IDA system.</w:t>
      </w:r>
    </w:p>
    <w:p w14:paraId="1D1E9DA4" w14:textId="77777777" w:rsidR="00080C8D" w:rsidRPr="00082D07" w:rsidRDefault="00080C8D" w:rsidP="00080C8D">
      <w:pPr>
        <w:spacing w:before="100" w:beforeAutospacing="1" w:after="100" w:afterAutospacing="1"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lang w:val="en-GB" w:eastAsia="tr-TR"/>
        </w:rPr>
        <w:t>The project will be executed over a 12-month period, strictly adhering to the timeline outlined in the Cambridge English call (December 2026 – December 2027). The design is iterative, ensuring that continuous feedback and multi-modal data inform the final system architecture.</w:t>
      </w:r>
    </w:p>
    <w:p w14:paraId="3A925FA4" w14:textId="77777777" w:rsidR="00080C8D" w:rsidRPr="00082D07" w:rsidRDefault="00080C8D" w:rsidP="00080C8D">
      <w:pPr>
        <w:spacing w:before="100" w:beforeAutospacing="1" w:after="100" w:afterAutospacing="1"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bCs/>
          <w:sz w:val="24"/>
          <w:szCs w:val="24"/>
          <w:lang w:val="en-GB" w:eastAsia="tr-TR"/>
        </w:rPr>
        <w:t>Table 1: Project Timeline and ADDIE Phases</w:t>
      </w:r>
    </w:p>
    <w:tbl>
      <w:tblPr>
        <w:tblW w:w="0" w:type="auto"/>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770"/>
        <w:gridCol w:w="1205"/>
        <w:gridCol w:w="3630"/>
        <w:gridCol w:w="2467"/>
      </w:tblGrid>
      <w:tr w:rsidR="00655B17" w:rsidRPr="00082D07" w14:paraId="5434B681" w14:textId="77777777" w:rsidTr="00082D07">
        <w:trPr>
          <w:tblHeader/>
          <w:tblCellSpacing w:w="15" w:type="dxa"/>
        </w:trPr>
        <w:tc>
          <w:tcPr>
            <w:tcW w:w="0" w:type="auto"/>
            <w:tcBorders>
              <w:top w:val="nil"/>
              <w:bottom w:val="single" w:sz="4" w:space="0" w:color="auto"/>
            </w:tcBorders>
            <w:tcMar>
              <w:top w:w="240" w:type="dxa"/>
              <w:left w:w="0" w:type="dxa"/>
              <w:bottom w:w="240" w:type="dxa"/>
              <w:right w:w="180" w:type="dxa"/>
            </w:tcMar>
            <w:vAlign w:val="center"/>
            <w:hideMark/>
          </w:tcPr>
          <w:p w14:paraId="1C6BDFDC"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bCs/>
                <w:sz w:val="24"/>
                <w:szCs w:val="24"/>
                <w:bdr w:val="none" w:sz="0" w:space="0" w:color="auto" w:frame="1"/>
                <w:lang w:val="en-GB" w:eastAsia="tr-TR"/>
              </w:rPr>
              <w:t>Project Phase</w:t>
            </w:r>
          </w:p>
        </w:tc>
        <w:tc>
          <w:tcPr>
            <w:tcW w:w="0" w:type="auto"/>
            <w:tcBorders>
              <w:top w:val="nil"/>
              <w:bottom w:val="single" w:sz="4" w:space="0" w:color="auto"/>
            </w:tcBorders>
            <w:tcMar>
              <w:top w:w="240" w:type="dxa"/>
              <w:left w:w="0" w:type="dxa"/>
              <w:bottom w:w="240" w:type="dxa"/>
              <w:right w:w="180" w:type="dxa"/>
            </w:tcMar>
            <w:vAlign w:val="center"/>
            <w:hideMark/>
          </w:tcPr>
          <w:p w14:paraId="7177C71F"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bCs/>
                <w:sz w:val="24"/>
                <w:szCs w:val="24"/>
                <w:bdr w:val="none" w:sz="0" w:space="0" w:color="auto" w:frame="1"/>
                <w:lang w:val="en-GB" w:eastAsia="tr-TR"/>
              </w:rPr>
              <w:t>Timeline</w:t>
            </w:r>
          </w:p>
        </w:tc>
        <w:tc>
          <w:tcPr>
            <w:tcW w:w="0" w:type="auto"/>
            <w:tcBorders>
              <w:top w:val="nil"/>
              <w:bottom w:val="single" w:sz="4" w:space="0" w:color="auto"/>
            </w:tcBorders>
            <w:tcMar>
              <w:top w:w="240" w:type="dxa"/>
              <w:left w:w="0" w:type="dxa"/>
              <w:bottom w:w="240" w:type="dxa"/>
              <w:right w:w="180" w:type="dxa"/>
            </w:tcMar>
            <w:vAlign w:val="center"/>
            <w:hideMark/>
          </w:tcPr>
          <w:p w14:paraId="1B1EE60D"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bCs/>
                <w:sz w:val="24"/>
                <w:szCs w:val="24"/>
                <w:bdr w:val="none" w:sz="0" w:space="0" w:color="auto" w:frame="1"/>
                <w:lang w:val="en-GB" w:eastAsia="tr-TR"/>
              </w:rPr>
              <w:t>Key Activities</w:t>
            </w:r>
          </w:p>
        </w:tc>
        <w:tc>
          <w:tcPr>
            <w:tcW w:w="0" w:type="auto"/>
            <w:tcBorders>
              <w:top w:val="nil"/>
              <w:bottom w:val="single" w:sz="4" w:space="0" w:color="auto"/>
            </w:tcBorders>
            <w:tcMar>
              <w:top w:w="240" w:type="dxa"/>
              <w:left w:w="0" w:type="dxa"/>
              <w:bottom w:w="240" w:type="dxa"/>
              <w:right w:w="0" w:type="dxa"/>
            </w:tcMar>
            <w:vAlign w:val="center"/>
            <w:hideMark/>
          </w:tcPr>
          <w:p w14:paraId="0B6C48E2"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bCs/>
                <w:sz w:val="24"/>
                <w:szCs w:val="24"/>
                <w:bdr w:val="none" w:sz="0" w:space="0" w:color="auto" w:frame="1"/>
                <w:lang w:val="en-GB" w:eastAsia="tr-TR"/>
              </w:rPr>
              <w:t>Deliverables / Success Criteria</w:t>
            </w:r>
          </w:p>
        </w:tc>
      </w:tr>
      <w:tr w:rsidR="00655B17" w:rsidRPr="00082D07" w14:paraId="28ABBBDC" w14:textId="77777777" w:rsidTr="00082D07">
        <w:trPr>
          <w:tblCellSpacing w:w="15" w:type="dxa"/>
        </w:trPr>
        <w:tc>
          <w:tcPr>
            <w:tcW w:w="0" w:type="auto"/>
            <w:tcMar>
              <w:top w:w="240" w:type="dxa"/>
              <w:left w:w="0" w:type="dxa"/>
              <w:bottom w:w="240" w:type="dxa"/>
              <w:right w:w="180" w:type="dxa"/>
            </w:tcMar>
            <w:vAlign w:val="center"/>
            <w:hideMark/>
          </w:tcPr>
          <w:p w14:paraId="054A59BE"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bCs/>
                <w:sz w:val="24"/>
                <w:szCs w:val="24"/>
                <w:bdr w:val="none" w:sz="0" w:space="0" w:color="auto" w:frame="1"/>
                <w:lang w:val="en-GB" w:eastAsia="tr-TR"/>
              </w:rPr>
              <w:t>1. Analysis</w:t>
            </w:r>
          </w:p>
        </w:tc>
        <w:tc>
          <w:tcPr>
            <w:tcW w:w="0" w:type="auto"/>
            <w:tcMar>
              <w:top w:w="240" w:type="dxa"/>
              <w:left w:w="0" w:type="dxa"/>
              <w:bottom w:w="240" w:type="dxa"/>
              <w:right w:w="180" w:type="dxa"/>
            </w:tcMar>
            <w:vAlign w:val="center"/>
            <w:hideMark/>
          </w:tcPr>
          <w:p w14:paraId="10619090"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bdr w:val="none" w:sz="0" w:space="0" w:color="auto" w:frame="1"/>
                <w:lang w:val="en-GB" w:eastAsia="tr-TR"/>
              </w:rPr>
              <w:t>Dec 2026 - Jan 2027</w:t>
            </w:r>
          </w:p>
        </w:tc>
        <w:tc>
          <w:tcPr>
            <w:tcW w:w="0" w:type="auto"/>
            <w:tcMar>
              <w:top w:w="240" w:type="dxa"/>
              <w:left w:w="0" w:type="dxa"/>
              <w:bottom w:w="240" w:type="dxa"/>
              <w:right w:w="180" w:type="dxa"/>
            </w:tcMar>
            <w:vAlign w:val="center"/>
            <w:hideMark/>
          </w:tcPr>
          <w:p w14:paraId="09F3A32E"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bdr w:val="none" w:sz="0" w:space="0" w:color="auto" w:frame="1"/>
                <w:lang w:val="en-GB" w:eastAsia="tr-TR"/>
              </w:rPr>
              <w:t>Systematic literature review on test behaviors, reader profiles, and eye-tracking in DA. Identification of target demographic needs.</w:t>
            </w:r>
          </w:p>
        </w:tc>
        <w:tc>
          <w:tcPr>
            <w:tcW w:w="0" w:type="auto"/>
            <w:tcMar>
              <w:top w:w="240" w:type="dxa"/>
              <w:left w:w="0" w:type="dxa"/>
              <w:bottom w:w="240" w:type="dxa"/>
              <w:right w:w="0" w:type="dxa"/>
            </w:tcMar>
            <w:vAlign w:val="center"/>
            <w:hideMark/>
          </w:tcPr>
          <w:p w14:paraId="62C7DE65"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bdr w:val="none" w:sz="0" w:space="0" w:color="auto" w:frame="1"/>
                <w:lang w:val="en-GB" w:eastAsia="tr-TR"/>
              </w:rPr>
              <w:t>Comprehensive knowledge base; establishment of system design rules.</w:t>
            </w:r>
          </w:p>
        </w:tc>
      </w:tr>
      <w:tr w:rsidR="00655B17" w:rsidRPr="00082D07" w14:paraId="2711B127" w14:textId="77777777" w:rsidTr="00082D07">
        <w:trPr>
          <w:tblCellSpacing w:w="15" w:type="dxa"/>
        </w:trPr>
        <w:tc>
          <w:tcPr>
            <w:tcW w:w="0" w:type="auto"/>
            <w:tcMar>
              <w:top w:w="240" w:type="dxa"/>
              <w:left w:w="0" w:type="dxa"/>
              <w:bottom w:w="240" w:type="dxa"/>
              <w:right w:w="180" w:type="dxa"/>
            </w:tcMar>
            <w:vAlign w:val="center"/>
            <w:hideMark/>
          </w:tcPr>
          <w:p w14:paraId="5F52A15D"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bCs/>
                <w:sz w:val="24"/>
                <w:szCs w:val="24"/>
                <w:bdr w:val="none" w:sz="0" w:space="0" w:color="auto" w:frame="1"/>
                <w:lang w:val="en-GB" w:eastAsia="tr-TR"/>
              </w:rPr>
              <w:t>2. Design</w:t>
            </w:r>
          </w:p>
        </w:tc>
        <w:tc>
          <w:tcPr>
            <w:tcW w:w="0" w:type="auto"/>
            <w:tcMar>
              <w:top w:w="240" w:type="dxa"/>
              <w:left w:w="0" w:type="dxa"/>
              <w:bottom w:w="240" w:type="dxa"/>
              <w:right w:w="180" w:type="dxa"/>
            </w:tcMar>
            <w:vAlign w:val="center"/>
            <w:hideMark/>
          </w:tcPr>
          <w:p w14:paraId="000560B4"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bdr w:val="none" w:sz="0" w:space="0" w:color="auto" w:frame="1"/>
                <w:lang w:val="en-GB" w:eastAsia="tr-TR"/>
              </w:rPr>
              <w:t>Feb 2027 - Apr 2027</w:t>
            </w:r>
          </w:p>
        </w:tc>
        <w:tc>
          <w:tcPr>
            <w:tcW w:w="0" w:type="auto"/>
            <w:tcMar>
              <w:top w:w="240" w:type="dxa"/>
              <w:left w:w="0" w:type="dxa"/>
              <w:bottom w:w="240" w:type="dxa"/>
              <w:right w:w="180" w:type="dxa"/>
            </w:tcMar>
            <w:vAlign w:val="center"/>
            <w:hideMark/>
          </w:tcPr>
          <w:p w14:paraId="695B8CCA" w14:textId="77777777" w:rsidR="00080C8D" w:rsidRPr="00082D07" w:rsidRDefault="00C70052"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hAnsi="Times New Roman" w:cs="Times New Roman"/>
                <w:sz w:val="24"/>
                <w:szCs w:val="24"/>
                <w:lang w:val="en-GB"/>
              </w:rPr>
              <w:t xml:space="preserve">Selection of the item pool (reading texts and questions) directly from past Cambridge English examinations. </w:t>
            </w:r>
            <w:r w:rsidR="00080C8D" w:rsidRPr="00082D07">
              <w:rPr>
                <w:rFonts w:ascii="Times New Roman" w:eastAsia="Times New Roman" w:hAnsi="Times New Roman" w:cs="Times New Roman"/>
                <w:sz w:val="24"/>
                <w:szCs w:val="24"/>
                <w:bdr w:val="none" w:sz="0" w:space="0" w:color="auto" w:frame="1"/>
                <w:lang w:val="en-GB" w:eastAsia="tr-TR"/>
              </w:rPr>
              <w:t xml:space="preserve">Design of hierarchical, personalized cues. </w:t>
            </w:r>
            <w:r w:rsidR="00080C8D" w:rsidRPr="00082D07">
              <w:rPr>
                <w:rFonts w:ascii="Times New Roman" w:eastAsia="Times New Roman" w:hAnsi="Times New Roman" w:cs="Times New Roman"/>
                <w:sz w:val="24"/>
                <w:szCs w:val="24"/>
                <w:bdr w:val="none" w:sz="0" w:space="0" w:color="auto" w:frame="1"/>
                <w:lang w:val="en-GB" w:eastAsia="tr-TR"/>
              </w:rPr>
              <w:lastRenderedPageBreak/>
              <w:t>Mapping of reader profiles to anticipated eye-tracking markers.</w:t>
            </w:r>
          </w:p>
        </w:tc>
        <w:tc>
          <w:tcPr>
            <w:tcW w:w="0" w:type="auto"/>
            <w:tcMar>
              <w:top w:w="240" w:type="dxa"/>
              <w:left w:w="0" w:type="dxa"/>
              <w:bottom w:w="240" w:type="dxa"/>
              <w:right w:w="0" w:type="dxa"/>
            </w:tcMar>
            <w:vAlign w:val="center"/>
            <w:hideMark/>
          </w:tcPr>
          <w:p w14:paraId="78351273"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bdr w:val="none" w:sz="0" w:space="0" w:color="auto" w:frame="1"/>
                <w:lang w:val="en-GB" w:eastAsia="tr-TR"/>
              </w:rPr>
              <w:lastRenderedPageBreak/>
              <w:t>Expert-validated item pool (5 texts, 15 questions); preliminary cue architecture.</w:t>
            </w:r>
          </w:p>
        </w:tc>
      </w:tr>
      <w:tr w:rsidR="00655B17" w:rsidRPr="00082D07" w14:paraId="4965A1A0" w14:textId="77777777" w:rsidTr="00082D07">
        <w:trPr>
          <w:tblCellSpacing w:w="15" w:type="dxa"/>
        </w:trPr>
        <w:tc>
          <w:tcPr>
            <w:tcW w:w="0" w:type="auto"/>
            <w:tcMar>
              <w:top w:w="240" w:type="dxa"/>
              <w:left w:w="0" w:type="dxa"/>
              <w:bottom w:w="240" w:type="dxa"/>
              <w:right w:w="180" w:type="dxa"/>
            </w:tcMar>
            <w:vAlign w:val="center"/>
            <w:hideMark/>
          </w:tcPr>
          <w:p w14:paraId="6CC5E3E1"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bCs/>
                <w:sz w:val="24"/>
                <w:szCs w:val="24"/>
                <w:bdr w:val="none" w:sz="0" w:space="0" w:color="auto" w:frame="1"/>
                <w:lang w:val="en-GB" w:eastAsia="tr-TR"/>
              </w:rPr>
              <w:t>3. Development</w:t>
            </w:r>
          </w:p>
        </w:tc>
        <w:tc>
          <w:tcPr>
            <w:tcW w:w="0" w:type="auto"/>
            <w:tcMar>
              <w:top w:w="240" w:type="dxa"/>
              <w:left w:w="0" w:type="dxa"/>
              <w:bottom w:w="240" w:type="dxa"/>
              <w:right w:w="180" w:type="dxa"/>
            </w:tcMar>
            <w:vAlign w:val="center"/>
            <w:hideMark/>
          </w:tcPr>
          <w:p w14:paraId="7EC43036"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bdr w:val="none" w:sz="0" w:space="0" w:color="auto" w:frame="1"/>
                <w:lang w:val="en-GB" w:eastAsia="tr-TR"/>
              </w:rPr>
              <w:t>May 2027 - Jul 2027</w:t>
            </w:r>
          </w:p>
        </w:tc>
        <w:tc>
          <w:tcPr>
            <w:tcW w:w="0" w:type="auto"/>
            <w:tcMar>
              <w:top w:w="240" w:type="dxa"/>
              <w:left w:w="0" w:type="dxa"/>
              <w:bottom w:w="240" w:type="dxa"/>
              <w:right w:w="180" w:type="dxa"/>
            </w:tcMar>
            <w:vAlign w:val="center"/>
            <w:hideMark/>
          </w:tcPr>
          <w:p w14:paraId="477A8306"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bdr w:val="none" w:sz="0" w:space="0" w:color="auto" w:frame="1"/>
                <w:lang w:val="en-GB" w:eastAsia="tr-TR"/>
              </w:rPr>
              <w:t xml:space="preserve">Programming the A-IDA prototype using Python and refining the dynamic interface architecture. Conducting small-scale pilot studies using </w:t>
            </w:r>
            <w:r w:rsidRPr="00082D07">
              <w:rPr>
                <w:rFonts w:ascii="Times New Roman" w:eastAsia="Times New Roman" w:hAnsi="Times New Roman" w:cs="Times New Roman"/>
                <w:bCs/>
                <w:sz w:val="24"/>
                <w:szCs w:val="24"/>
                <w:bdr w:val="none" w:sz="0" w:space="0" w:color="auto" w:frame="1"/>
                <w:lang w:val="en-GB" w:eastAsia="tr-TR"/>
              </w:rPr>
              <w:t>the SR Research EyeLink Portable Duo</w:t>
            </w:r>
            <w:r w:rsidRPr="00082D07">
              <w:rPr>
                <w:rFonts w:ascii="Times New Roman" w:eastAsia="Times New Roman" w:hAnsi="Times New Roman" w:cs="Times New Roman"/>
                <w:sz w:val="24"/>
                <w:szCs w:val="24"/>
                <w:bdr w:val="none" w:sz="0" w:space="0" w:color="auto" w:frame="1"/>
                <w:lang w:val="en-GB" w:eastAsia="tr-TR"/>
              </w:rPr>
              <w:t>.</w:t>
            </w:r>
          </w:p>
        </w:tc>
        <w:tc>
          <w:tcPr>
            <w:tcW w:w="0" w:type="auto"/>
            <w:tcMar>
              <w:top w:w="240" w:type="dxa"/>
              <w:left w:w="0" w:type="dxa"/>
              <w:bottom w:w="240" w:type="dxa"/>
              <w:right w:w="0" w:type="dxa"/>
            </w:tcMar>
            <w:vAlign w:val="center"/>
            <w:hideMark/>
          </w:tcPr>
          <w:p w14:paraId="42015D50"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bdr w:val="none" w:sz="0" w:space="0" w:color="auto" w:frame="1"/>
                <w:lang w:val="en-GB" w:eastAsia="tr-TR"/>
              </w:rPr>
              <w:t>Functional A-IDA software prototype; correlation of initial eye-tracking data with test behaviors.</w:t>
            </w:r>
          </w:p>
        </w:tc>
      </w:tr>
      <w:tr w:rsidR="00655B17" w:rsidRPr="00082D07" w14:paraId="4910A4B5" w14:textId="77777777" w:rsidTr="00082D07">
        <w:trPr>
          <w:tblCellSpacing w:w="15" w:type="dxa"/>
        </w:trPr>
        <w:tc>
          <w:tcPr>
            <w:tcW w:w="0" w:type="auto"/>
            <w:tcMar>
              <w:top w:w="240" w:type="dxa"/>
              <w:left w:w="0" w:type="dxa"/>
              <w:bottom w:w="240" w:type="dxa"/>
              <w:right w:w="180" w:type="dxa"/>
            </w:tcMar>
            <w:vAlign w:val="center"/>
            <w:hideMark/>
          </w:tcPr>
          <w:p w14:paraId="5AF64F9D"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bCs/>
                <w:sz w:val="24"/>
                <w:szCs w:val="24"/>
                <w:bdr w:val="none" w:sz="0" w:space="0" w:color="auto" w:frame="1"/>
                <w:lang w:val="en-GB" w:eastAsia="tr-TR"/>
              </w:rPr>
              <w:t>4. Implementation</w:t>
            </w:r>
          </w:p>
        </w:tc>
        <w:tc>
          <w:tcPr>
            <w:tcW w:w="0" w:type="auto"/>
            <w:tcMar>
              <w:top w:w="240" w:type="dxa"/>
              <w:left w:w="0" w:type="dxa"/>
              <w:bottom w:w="240" w:type="dxa"/>
              <w:right w:w="180" w:type="dxa"/>
            </w:tcMar>
            <w:vAlign w:val="center"/>
            <w:hideMark/>
          </w:tcPr>
          <w:p w14:paraId="365927BB"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bdr w:val="none" w:sz="0" w:space="0" w:color="auto" w:frame="1"/>
                <w:lang w:val="en-GB" w:eastAsia="tr-TR"/>
              </w:rPr>
              <w:t>Aug 2027 - Sep 2027</w:t>
            </w:r>
          </w:p>
        </w:tc>
        <w:tc>
          <w:tcPr>
            <w:tcW w:w="0" w:type="auto"/>
            <w:tcMar>
              <w:top w:w="240" w:type="dxa"/>
              <w:left w:w="0" w:type="dxa"/>
              <w:bottom w:w="240" w:type="dxa"/>
              <w:right w:w="180" w:type="dxa"/>
            </w:tcMar>
            <w:vAlign w:val="center"/>
            <w:hideMark/>
          </w:tcPr>
          <w:p w14:paraId="155607C7"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bdr w:val="none" w:sz="0" w:space="0" w:color="auto" w:frame="1"/>
                <w:lang w:val="en-GB" w:eastAsia="tr-TR"/>
              </w:rPr>
              <w:t>Usability testing of the refined prototype. Full-scale experimental deployment across experimental (A-IDA), comparison (Traditional DA), and control groups.</w:t>
            </w:r>
          </w:p>
        </w:tc>
        <w:tc>
          <w:tcPr>
            <w:tcW w:w="0" w:type="auto"/>
            <w:tcMar>
              <w:top w:w="240" w:type="dxa"/>
              <w:left w:w="0" w:type="dxa"/>
              <w:bottom w:w="240" w:type="dxa"/>
              <w:right w:w="0" w:type="dxa"/>
            </w:tcMar>
            <w:vAlign w:val="center"/>
            <w:hideMark/>
          </w:tcPr>
          <w:p w14:paraId="207524C7"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bdr w:val="none" w:sz="0" w:space="0" w:color="auto" w:frame="1"/>
                <w:lang w:val="en-GB" w:eastAsia="tr-TR"/>
              </w:rPr>
              <w:t>Error-free system execution; comprehensive data collection (log files, eye-tracking metrics, test scores).</w:t>
            </w:r>
          </w:p>
        </w:tc>
      </w:tr>
      <w:tr w:rsidR="00655B17" w:rsidRPr="00082D07" w14:paraId="05E4E478" w14:textId="77777777" w:rsidTr="00082D07">
        <w:trPr>
          <w:tblCellSpacing w:w="15" w:type="dxa"/>
        </w:trPr>
        <w:tc>
          <w:tcPr>
            <w:tcW w:w="0" w:type="auto"/>
            <w:tcMar>
              <w:top w:w="240" w:type="dxa"/>
              <w:left w:w="0" w:type="dxa"/>
              <w:bottom w:w="240" w:type="dxa"/>
              <w:right w:w="180" w:type="dxa"/>
            </w:tcMar>
            <w:vAlign w:val="center"/>
            <w:hideMark/>
          </w:tcPr>
          <w:p w14:paraId="1E8B995C"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bCs/>
                <w:sz w:val="24"/>
                <w:szCs w:val="24"/>
                <w:bdr w:val="none" w:sz="0" w:space="0" w:color="auto" w:frame="1"/>
                <w:lang w:val="en-GB" w:eastAsia="tr-TR"/>
              </w:rPr>
              <w:t>5. Evaluation</w:t>
            </w:r>
          </w:p>
        </w:tc>
        <w:tc>
          <w:tcPr>
            <w:tcW w:w="0" w:type="auto"/>
            <w:tcMar>
              <w:top w:w="240" w:type="dxa"/>
              <w:left w:w="0" w:type="dxa"/>
              <w:bottom w:w="240" w:type="dxa"/>
              <w:right w:w="180" w:type="dxa"/>
            </w:tcMar>
            <w:vAlign w:val="center"/>
            <w:hideMark/>
          </w:tcPr>
          <w:p w14:paraId="6C871D96"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bdr w:val="none" w:sz="0" w:space="0" w:color="auto" w:frame="1"/>
                <w:lang w:val="en-GB" w:eastAsia="tr-TR"/>
              </w:rPr>
              <w:t>Oct 2027 - Dec 2027</w:t>
            </w:r>
          </w:p>
        </w:tc>
        <w:tc>
          <w:tcPr>
            <w:tcW w:w="0" w:type="auto"/>
            <w:tcMar>
              <w:top w:w="240" w:type="dxa"/>
              <w:left w:w="0" w:type="dxa"/>
              <w:bottom w:w="240" w:type="dxa"/>
              <w:right w:w="180" w:type="dxa"/>
            </w:tcMar>
            <w:vAlign w:val="center"/>
            <w:hideMark/>
          </w:tcPr>
          <w:p w14:paraId="1686E20E"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bdr w:val="none" w:sz="0" w:space="0" w:color="auto" w:frame="1"/>
                <w:lang w:val="en-GB" w:eastAsia="tr-TR"/>
              </w:rPr>
              <w:t>Statistical analysis of learning potential scores and eye-tracking data. Final report drafting and preparation for publication.</w:t>
            </w:r>
          </w:p>
        </w:tc>
        <w:tc>
          <w:tcPr>
            <w:tcW w:w="0" w:type="auto"/>
            <w:tcMar>
              <w:top w:w="240" w:type="dxa"/>
              <w:left w:w="0" w:type="dxa"/>
              <w:bottom w:w="240" w:type="dxa"/>
              <w:right w:w="0" w:type="dxa"/>
            </w:tcMar>
            <w:vAlign w:val="center"/>
            <w:hideMark/>
          </w:tcPr>
          <w:p w14:paraId="4F9AEF8D" w14:textId="77777777" w:rsidR="00080C8D" w:rsidRPr="00082D07" w:rsidRDefault="00080C8D" w:rsidP="00080C8D">
            <w:pPr>
              <w:spacing w:after="0" w:line="240" w:lineRule="auto"/>
              <w:rPr>
                <w:rFonts w:ascii="Times New Roman" w:eastAsia="Times New Roman" w:hAnsi="Times New Roman" w:cs="Times New Roman"/>
                <w:sz w:val="24"/>
                <w:szCs w:val="24"/>
                <w:lang w:val="en-GB" w:eastAsia="tr-TR"/>
              </w:rPr>
            </w:pPr>
            <w:r w:rsidRPr="00082D07">
              <w:rPr>
                <w:rFonts w:ascii="Times New Roman" w:eastAsia="Times New Roman" w:hAnsi="Times New Roman" w:cs="Times New Roman"/>
                <w:sz w:val="24"/>
                <w:szCs w:val="24"/>
                <w:bdr w:val="none" w:sz="0" w:space="0" w:color="auto" w:frame="1"/>
                <w:lang w:val="en-GB" w:eastAsia="tr-TR"/>
              </w:rPr>
              <w:t>Submission of the final report to Cambridge English; proven efficacy of the A-IDA model.</w:t>
            </w:r>
          </w:p>
        </w:tc>
      </w:tr>
    </w:tbl>
    <w:p w14:paraId="391D86D1" w14:textId="77777777" w:rsidR="00B51D5A" w:rsidRPr="00082D07" w:rsidRDefault="00B51D5A">
      <w:pPr>
        <w:rPr>
          <w:rFonts w:ascii="Times New Roman" w:hAnsi="Times New Roman" w:cs="Times New Roman"/>
          <w:sz w:val="24"/>
          <w:szCs w:val="24"/>
          <w:lang w:val="en-GB"/>
        </w:rPr>
      </w:pPr>
    </w:p>
    <w:p w14:paraId="3CC9D4BF" w14:textId="77777777" w:rsidR="00080C8D" w:rsidRPr="00082D07" w:rsidRDefault="00080C8D" w:rsidP="00080C8D">
      <w:pPr>
        <w:pStyle w:val="Balk3"/>
        <w:rPr>
          <w:sz w:val="24"/>
          <w:szCs w:val="24"/>
          <w:lang w:val="en-GB"/>
        </w:rPr>
      </w:pPr>
      <w:r w:rsidRPr="00082D07">
        <w:rPr>
          <w:sz w:val="24"/>
          <w:szCs w:val="24"/>
          <w:lang w:val="en-GB"/>
        </w:rPr>
        <w:t>Methodology</w:t>
      </w:r>
    </w:p>
    <w:p w14:paraId="25F36E8B" w14:textId="77777777" w:rsidR="00080C8D" w:rsidRPr="00082D07" w:rsidRDefault="00080C8D" w:rsidP="00080C8D">
      <w:pPr>
        <w:pStyle w:val="Balk4"/>
        <w:rPr>
          <w:rFonts w:ascii="Times New Roman" w:hAnsi="Times New Roman" w:cs="Times New Roman"/>
          <w:b/>
          <w:color w:val="auto"/>
          <w:sz w:val="24"/>
          <w:szCs w:val="24"/>
          <w:lang w:val="en-GB"/>
        </w:rPr>
      </w:pPr>
      <w:r w:rsidRPr="00082D07">
        <w:rPr>
          <w:rFonts w:ascii="Times New Roman" w:hAnsi="Times New Roman" w:cs="Times New Roman"/>
          <w:b/>
          <w:color w:val="auto"/>
          <w:sz w:val="24"/>
          <w:szCs w:val="24"/>
          <w:lang w:val="en-GB"/>
        </w:rPr>
        <w:t>Rationale for Proposed Methods</w:t>
      </w:r>
    </w:p>
    <w:p w14:paraId="06E48518" w14:textId="77777777" w:rsidR="00080C8D" w:rsidRPr="00082D07" w:rsidRDefault="00080C8D" w:rsidP="00080C8D">
      <w:pPr>
        <w:pStyle w:val="NormalWeb"/>
        <w:rPr>
          <w:lang w:val="en-GB"/>
        </w:rPr>
      </w:pPr>
      <w:r w:rsidRPr="00082D07">
        <w:rPr>
          <w:lang w:val="en-GB"/>
        </w:rPr>
        <w:t xml:space="preserve">The integration of eye-tracking technology within a computerized DA environment represents a significant methodological innovation. Traditional assessments capture only the final output (the selected answer). Eye-tracking captures the </w:t>
      </w:r>
      <w:r w:rsidRPr="00082D07">
        <w:rPr>
          <w:i/>
          <w:iCs/>
          <w:lang w:val="en-GB"/>
        </w:rPr>
        <w:t>process</w:t>
      </w:r>
      <w:r w:rsidRPr="00082D07">
        <w:rPr>
          <w:lang w:val="en-GB"/>
        </w:rPr>
        <w:t xml:space="preserve"> of reaching that answer. By monitoring fixations (indicating cognitive load or difficulty in semantic processing) and saccades (indicating reading strategy, skipping, or regression), we obtain a direct window into the learner's cognitive state. Combining these physiological metrics with established psychological reader profiles allows the computerized system to act as a highly empathetic, responsive mediator, fulfilling the project's goal of integrated, inclusive assessment.</w:t>
      </w:r>
    </w:p>
    <w:p w14:paraId="07D29ED9" w14:textId="77777777" w:rsidR="00080C8D" w:rsidRPr="002A75DF" w:rsidRDefault="00080C8D" w:rsidP="00080C8D">
      <w:pPr>
        <w:pStyle w:val="Balk4"/>
        <w:rPr>
          <w:rFonts w:ascii="Times New Roman" w:hAnsi="Times New Roman" w:cs="Times New Roman"/>
          <w:b/>
          <w:color w:val="auto"/>
          <w:sz w:val="24"/>
          <w:szCs w:val="24"/>
          <w:lang w:val="en-GB"/>
        </w:rPr>
      </w:pPr>
      <w:r w:rsidRPr="002A75DF">
        <w:rPr>
          <w:rFonts w:ascii="Times New Roman" w:hAnsi="Times New Roman" w:cs="Times New Roman"/>
          <w:b/>
          <w:color w:val="auto"/>
          <w:sz w:val="24"/>
          <w:szCs w:val="24"/>
          <w:lang w:val="en-GB"/>
        </w:rPr>
        <w:t>Participants and Research Team</w:t>
      </w:r>
    </w:p>
    <w:p w14:paraId="362495FE" w14:textId="77777777" w:rsidR="00080C8D" w:rsidRPr="00082D07" w:rsidRDefault="00080C8D" w:rsidP="00080C8D">
      <w:pPr>
        <w:pStyle w:val="NormalWeb"/>
        <w:rPr>
          <w:lang w:val="en-GB"/>
        </w:rPr>
      </w:pPr>
      <w:r w:rsidRPr="00082D07">
        <w:rPr>
          <w:lang w:val="en-GB"/>
        </w:rPr>
        <w:t>The study will recruit EFL undergraduate students enrolled in English language program</w:t>
      </w:r>
      <w:r w:rsidR="002A75DF">
        <w:rPr>
          <w:lang w:val="en-GB"/>
        </w:rPr>
        <w:t>me</w:t>
      </w:r>
      <w:r w:rsidRPr="00082D07">
        <w:rPr>
          <w:lang w:val="en-GB"/>
        </w:rPr>
        <w:t>s</w:t>
      </w:r>
      <w:r w:rsidR="002A75DF">
        <w:rPr>
          <w:lang w:val="en-GB"/>
        </w:rPr>
        <w:t xml:space="preserve"> at a public university in Turkey</w:t>
      </w:r>
      <w:r w:rsidRPr="00082D07">
        <w:rPr>
          <w:lang w:val="en-GB"/>
        </w:rPr>
        <w:t xml:space="preserve">. A preliminary vocabulary size test will ensure participants operate at an intermediate-to-advanced proficiency level (approximately 5,000–6,000 word </w:t>
      </w:r>
      <w:r w:rsidRPr="00082D07">
        <w:rPr>
          <w:lang w:val="en-GB"/>
        </w:rPr>
        <w:lastRenderedPageBreak/>
        <w:t>families), which is appropriate for engaging with academic reading texts. Participants will be categorized into distinct reader profiles based on the framework proposed by Alexander (2005) and Dinsmore et al. (2018).</w:t>
      </w:r>
    </w:p>
    <w:p w14:paraId="349AFCBA" w14:textId="77777777" w:rsidR="00080C8D" w:rsidRPr="00082D07" w:rsidRDefault="00080C8D" w:rsidP="00080C8D">
      <w:pPr>
        <w:pStyle w:val="NormalWeb"/>
        <w:rPr>
          <w:lang w:val="en-GB"/>
        </w:rPr>
      </w:pPr>
      <w:r w:rsidRPr="00082D07">
        <w:rPr>
          <w:lang w:val="en-GB"/>
        </w:rPr>
        <w:t>To ensure the technical viability of this ambitious project, our interdisciplinary research team includes a</w:t>
      </w:r>
      <w:r w:rsidR="002A75DF">
        <w:rPr>
          <w:lang w:val="en-GB"/>
        </w:rPr>
        <w:t xml:space="preserve"> researcher in the programme of Software Engineering, who is also a </w:t>
      </w:r>
      <w:r w:rsidRPr="00082D07">
        <w:rPr>
          <w:lang w:val="en-GB"/>
        </w:rPr>
        <w:t>dedicated computer engineer. This engineer will serve a pivotal role in designing, building, and optimizing the adaptive user interface that sits at the core of the A-IDA model.</w:t>
      </w:r>
    </w:p>
    <w:p w14:paraId="38DE420A" w14:textId="77777777" w:rsidR="00080C8D" w:rsidRPr="002A75DF" w:rsidRDefault="00080C8D" w:rsidP="00080C8D">
      <w:pPr>
        <w:pStyle w:val="Balk4"/>
        <w:rPr>
          <w:rFonts w:ascii="Times New Roman" w:hAnsi="Times New Roman" w:cs="Times New Roman"/>
          <w:b/>
          <w:color w:val="auto"/>
          <w:sz w:val="24"/>
          <w:szCs w:val="24"/>
          <w:lang w:val="en-GB"/>
        </w:rPr>
      </w:pPr>
      <w:r w:rsidRPr="002A75DF">
        <w:rPr>
          <w:rFonts w:ascii="Times New Roman" w:hAnsi="Times New Roman" w:cs="Times New Roman"/>
          <w:b/>
          <w:color w:val="auto"/>
          <w:sz w:val="24"/>
          <w:szCs w:val="24"/>
          <w:lang w:val="en-GB"/>
        </w:rPr>
        <w:t>Instruments and Data Collection</w:t>
      </w:r>
    </w:p>
    <w:p w14:paraId="419844A3" w14:textId="77777777" w:rsidR="002A75DF" w:rsidRDefault="00C70052" w:rsidP="002A75DF">
      <w:pPr>
        <w:pStyle w:val="NormalWeb"/>
        <w:numPr>
          <w:ilvl w:val="0"/>
          <w:numId w:val="2"/>
        </w:numPr>
        <w:rPr>
          <w:lang w:val="en-GB"/>
        </w:rPr>
      </w:pPr>
      <w:r w:rsidRPr="00082D07">
        <w:rPr>
          <w:bCs/>
          <w:lang w:val="en-GB"/>
        </w:rPr>
        <w:t>Reading Comprehension Materials:</w:t>
      </w:r>
      <w:r w:rsidRPr="00082D07">
        <w:rPr>
          <w:lang w:val="en-GB"/>
        </w:rPr>
        <w:t xml:space="preserve"> </w:t>
      </w:r>
      <w:r w:rsidRPr="00082D07">
        <w:rPr>
          <w:bCs/>
          <w:lang w:val="en-GB"/>
        </w:rPr>
        <w:t>To maximize the direct relevance and applicability of this study to the funding body, texts and corresponding items will be selected from pre-existing, validated Cambridge English examinations (e.g., B2 First, C1 Advanced, or IELTS Academic Reading sections). Utilizing Cambridge's established materials ensures the highest level of baseline construct validity and reliability.</w:t>
      </w:r>
      <w:r w:rsidRPr="00082D07">
        <w:rPr>
          <w:lang w:val="en-GB"/>
        </w:rPr>
        <w:t xml:space="preserve"> These will be </w:t>
      </w:r>
      <w:r w:rsidRPr="00082D07">
        <w:rPr>
          <w:bCs/>
          <w:lang w:val="en-GB"/>
        </w:rPr>
        <w:t>further</w:t>
      </w:r>
      <w:r w:rsidRPr="00082D07">
        <w:rPr>
          <w:lang w:val="en-GB"/>
        </w:rPr>
        <w:t xml:space="preserve"> validated by a panel of five experts in applied linguistics and language assessment to ensure </w:t>
      </w:r>
      <w:r w:rsidRPr="00082D07">
        <w:rPr>
          <w:bCs/>
          <w:lang w:val="en-GB"/>
        </w:rPr>
        <w:t>appropriateness for the dynamic scaffolding process</w:t>
      </w:r>
      <w:r w:rsidRPr="00082D07">
        <w:rPr>
          <w:lang w:val="en-GB"/>
        </w:rPr>
        <w:t>.</w:t>
      </w:r>
    </w:p>
    <w:p w14:paraId="098DF43D" w14:textId="77777777" w:rsidR="002A75DF" w:rsidRPr="002A75DF" w:rsidRDefault="002A75DF" w:rsidP="002A75DF">
      <w:pPr>
        <w:pStyle w:val="NormalWeb"/>
        <w:ind w:left="720"/>
        <w:rPr>
          <w:lang w:val="en-GB"/>
        </w:rPr>
      </w:pPr>
    </w:p>
    <w:p w14:paraId="25DF8587" w14:textId="77777777" w:rsidR="00080C8D" w:rsidRDefault="00080C8D" w:rsidP="00080C8D">
      <w:pPr>
        <w:pStyle w:val="NormalWeb"/>
        <w:numPr>
          <w:ilvl w:val="0"/>
          <w:numId w:val="2"/>
        </w:numPr>
        <w:rPr>
          <w:lang w:val="en-GB"/>
        </w:rPr>
      </w:pPr>
      <w:r w:rsidRPr="00082D07">
        <w:rPr>
          <w:bCs/>
          <w:lang w:val="en-GB"/>
        </w:rPr>
        <w:t>Eye-Tracking Hardware and Software:</w:t>
      </w:r>
      <w:r w:rsidRPr="00082D07">
        <w:rPr>
          <w:lang w:val="en-GB"/>
        </w:rPr>
        <w:t xml:space="preserve"> </w:t>
      </w:r>
      <w:r w:rsidRPr="00082D07">
        <w:rPr>
          <w:bCs/>
          <w:lang w:val="en-GB"/>
        </w:rPr>
        <w:t xml:space="preserve">Data collection will utilize the </w:t>
      </w:r>
      <w:r w:rsidRPr="002A75DF">
        <w:rPr>
          <w:bCs/>
          <w:i/>
          <w:highlight w:val="yellow"/>
          <w:lang w:val="en-GB"/>
        </w:rPr>
        <w:t>SR Research EyeLink Portable Duo</w:t>
      </w:r>
      <w:r w:rsidRPr="00082D07">
        <w:rPr>
          <w:bCs/>
          <w:lang w:val="en-GB"/>
        </w:rPr>
        <w:t xml:space="preserve"> eye-tracking system. Our research team has already successfully acquired this hardware and is actively utilizing it in our laboratory, ensuring immediate operational readiness and mitigating equipment procurement risks for this project.</w:t>
      </w:r>
      <w:r w:rsidRPr="00082D07">
        <w:rPr>
          <w:lang w:val="en-GB"/>
        </w:rPr>
        <w:t xml:space="preserve"> We are currently developing a proprietary, dynamic software interface to sync with this hardware. Rather than acting as a static testing environment, this dynamic system is designed to interpret live eye-tracking data in real-time.</w:t>
      </w:r>
      <w:r w:rsidR="002A75DF">
        <w:rPr>
          <w:lang w:val="en-GB"/>
        </w:rPr>
        <w:t xml:space="preserve"> To achieve this, one of the researchers </w:t>
      </w:r>
      <w:r w:rsidR="00DA5839" w:rsidRPr="00082D07">
        <w:rPr>
          <w:lang w:val="en-GB"/>
        </w:rPr>
        <w:t xml:space="preserve">will utilize a robust Python technology stack. </w:t>
      </w:r>
      <w:commentRangeStart w:id="10"/>
      <w:commentRangeStart w:id="11"/>
      <w:r w:rsidR="00DA5839" w:rsidRPr="002A75DF">
        <w:rPr>
          <w:i/>
          <w:highlight w:val="yellow"/>
          <w:lang w:val="en-GB"/>
        </w:rPr>
        <w:t xml:space="preserve">Specifically, the system will leverage the </w:t>
      </w:r>
      <w:r w:rsidR="00DA5839" w:rsidRPr="002A75DF">
        <w:rPr>
          <w:rStyle w:val="HTMLKodu"/>
          <w:rFonts w:ascii="Times New Roman" w:hAnsi="Times New Roman" w:cs="Times New Roman"/>
          <w:i/>
          <w:sz w:val="24"/>
          <w:szCs w:val="24"/>
          <w:highlight w:val="yellow"/>
          <w:lang w:val="en-GB"/>
        </w:rPr>
        <w:t>pylink</w:t>
      </w:r>
      <w:r w:rsidR="00DA5839" w:rsidRPr="002A75DF">
        <w:rPr>
          <w:i/>
          <w:highlight w:val="yellow"/>
          <w:lang w:val="en-GB"/>
        </w:rPr>
        <w:t xml:space="preserve"> API to establish low-latency communication directly with the EyeLink host PC. The dynamic testing interface will be built using </w:t>
      </w:r>
      <w:r w:rsidR="00DA5839" w:rsidRPr="002A75DF">
        <w:rPr>
          <w:rStyle w:val="HTMLKodu"/>
          <w:rFonts w:ascii="Times New Roman" w:hAnsi="Times New Roman" w:cs="Times New Roman"/>
          <w:i/>
          <w:sz w:val="24"/>
          <w:szCs w:val="24"/>
          <w:highlight w:val="yellow"/>
          <w:lang w:val="en-GB"/>
        </w:rPr>
        <w:t>PsychoPy</w:t>
      </w:r>
      <w:r w:rsidR="00DA5839" w:rsidRPr="002A75DF">
        <w:rPr>
          <w:i/>
          <w:highlight w:val="yellow"/>
          <w:lang w:val="en-GB"/>
        </w:rPr>
        <w:t xml:space="preserve"> and </w:t>
      </w:r>
      <w:r w:rsidR="00DA5839" w:rsidRPr="002A75DF">
        <w:rPr>
          <w:rStyle w:val="HTMLKodu"/>
          <w:rFonts w:ascii="Times New Roman" w:hAnsi="Times New Roman" w:cs="Times New Roman"/>
          <w:i/>
          <w:sz w:val="24"/>
          <w:szCs w:val="24"/>
          <w:highlight w:val="yellow"/>
          <w:lang w:val="en-GB"/>
        </w:rPr>
        <w:t>PyQt5</w:t>
      </w:r>
      <w:r w:rsidR="00DA5839" w:rsidRPr="002A75DF">
        <w:rPr>
          <w:i/>
          <w:highlight w:val="yellow"/>
          <w:lang w:val="en-GB"/>
        </w:rPr>
        <w:t>, allowing for sub-millisecond precision in presenting reading texts and c</w:t>
      </w:r>
      <w:r w:rsidR="00082D07" w:rsidRPr="002A75DF">
        <w:rPr>
          <w:i/>
          <w:highlight w:val="yellow"/>
          <w:lang w:val="en-GB"/>
        </w:rPr>
        <w:t xml:space="preserve">ues. For real-time data parsing, </w:t>
      </w:r>
      <w:r w:rsidR="00DA5839" w:rsidRPr="002A75DF">
        <w:rPr>
          <w:i/>
          <w:highlight w:val="yellow"/>
          <w:lang w:val="en-GB"/>
        </w:rPr>
        <w:t>identifying fi</w:t>
      </w:r>
      <w:r w:rsidR="00082D07" w:rsidRPr="002A75DF">
        <w:rPr>
          <w:i/>
          <w:highlight w:val="yellow"/>
          <w:lang w:val="en-GB"/>
        </w:rPr>
        <w:t xml:space="preserve">xations and saccades on the fly, </w:t>
      </w:r>
      <w:r w:rsidR="00DA5839" w:rsidRPr="002A75DF">
        <w:rPr>
          <w:i/>
          <w:highlight w:val="yellow"/>
          <w:lang w:val="en-GB"/>
        </w:rPr>
        <w:t xml:space="preserve">the backend will utilize </w:t>
      </w:r>
      <w:r w:rsidR="00DA5839" w:rsidRPr="002A75DF">
        <w:rPr>
          <w:rStyle w:val="HTMLKodu"/>
          <w:rFonts w:ascii="Times New Roman" w:hAnsi="Times New Roman" w:cs="Times New Roman"/>
          <w:i/>
          <w:sz w:val="24"/>
          <w:szCs w:val="24"/>
          <w:highlight w:val="yellow"/>
          <w:lang w:val="en-GB"/>
        </w:rPr>
        <w:t>NumPy</w:t>
      </w:r>
      <w:r w:rsidR="00DA5839" w:rsidRPr="002A75DF">
        <w:rPr>
          <w:i/>
          <w:highlight w:val="yellow"/>
          <w:lang w:val="en-GB"/>
        </w:rPr>
        <w:t xml:space="preserve"> and </w:t>
      </w:r>
      <w:r w:rsidR="00DA5839" w:rsidRPr="002A75DF">
        <w:rPr>
          <w:rStyle w:val="HTMLKodu"/>
          <w:rFonts w:ascii="Times New Roman" w:hAnsi="Times New Roman" w:cs="Times New Roman"/>
          <w:i/>
          <w:sz w:val="24"/>
          <w:szCs w:val="24"/>
          <w:highlight w:val="yellow"/>
          <w:lang w:val="en-GB"/>
        </w:rPr>
        <w:t>Pandas</w:t>
      </w:r>
      <w:r w:rsidR="00DA5839" w:rsidRPr="002A75DF">
        <w:rPr>
          <w:i/>
          <w:highlight w:val="yellow"/>
          <w:lang w:val="en-GB"/>
        </w:rPr>
        <w:t xml:space="preserve">. Finally, to trigger the appropriate scaffolding, we will implement decision-tree algorithms via </w:t>
      </w:r>
      <w:r w:rsidR="00DA5839" w:rsidRPr="002A75DF">
        <w:rPr>
          <w:rStyle w:val="HTMLKodu"/>
          <w:rFonts w:ascii="Times New Roman" w:hAnsi="Times New Roman" w:cs="Times New Roman"/>
          <w:i/>
          <w:sz w:val="24"/>
          <w:szCs w:val="24"/>
          <w:highlight w:val="yellow"/>
          <w:lang w:val="en-GB"/>
        </w:rPr>
        <w:t>scikit-learn</w:t>
      </w:r>
      <w:r w:rsidR="00DA5839" w:rsidRPr="002A75DF">
        <w:rPr>
          <w:i/>
          <w:highlight w:val="yellow"/>
          <w:lang w:val="en-GB"/>
        </w:rPr>
        <w:t xml:space="preserve"> that instantly match the live psycholinguistic data against our established reader profiles.</w:t>
      </w:r>
      <w:r w:rsidRPr="00082D07">
        <w:rPr>
          <w:lang w:val="en-GB"/>
        </w:rPr>
        <w:t xml:space="preserve"> </w:t>
      </w:r>
      <w:commentRangeEnd w:id="10"/>
      <w:r w:rsidR="002A75DF" w:rsidRPr="00082D07">
        <w:rPr>
          <w:rStyle w:val="AklamaBavurusu"/>
          <w:sz w:val="24"/>
          <w:szCs w:val="24"/>
          <w:lang w:val="en-GB"/>
        </w:rPr>
        <w:commentReference w:id="10"/>
      </w:r>
      <w:commentRangeEnd w:id="11"/>
      <w:r w:rsidR="00112E1F" w:rsidRPr="00082D07">
        <w:rPr>
          <w:rStyle w:val="AklamaBavurusu"/>
          <w:sz w:val="24"/>
          <w:szCs w:val="24"/>
          <w:lang w:val="en-GB"/>
        </w:rPr>
        <w:commentReference w:id="11"/>
      </w:r>
      <w:r w:rsidRPr="00082D07">
        <w:rPr>
          <w:lang w:val="en-GB"/>
        </w:rPr>
        <w:t>It will analyze physiological inputs to identify exactly where a student's reading breaks down, subsequently generating and providing immediate, tailored clues based on those perceived problems and needs. We will rigorously test, elaborate, and refine this software throughout the duration of the research project.</w:t>
      </w:r>
    </w:p>
    <w:p w14:paraId="0B125CD2" w14:textId="77777777" w:rsidR="002A75DF" w:rsidRPr="00082D07" w:rsidRDefault="002A75DF" w:rsidP="002A75DF">
      <w:pPr>
        <w:pStyle w:val="NormalWeb"/>
        <w:ind w:left="360"/>
        <w:rPr>
          <w:lang w:val="en-GB"/>
        </w:rPr>
      </w:pPr>
    </w:p>
    <w:p w14:paraId="5A7F906C" w14:textId="77777777" w:rsidR="00080C8D" w:rsidRPr="00082D07" w:rsidRDefault="00080C8D" w:rsidP="00080C8D">
      <w:pPr>
        <w:pStyle w:val="NormalWeb"/>
        <w:numPr>
          <w:ilvl w:val="0"/>
          <w:numId w:val="2"/>
        </w:numPr>
        <w:rPr>
          <w:lang w:val="en-GB"/>
        </w:rPr>
      </w:pPr>
      <w:r w:rsidRPr="00082D07">
        <w:rPr>
          <w:bCs/>
          <w:lang w:val="en-GB"/>
        </w:rPr>
        <w:t>Multi-Modal Metrics:</w:t>
      </w:r>
      <w:r w:rsidRPr="00082D07">
        <w:rPr>
          <w:lang w:val="en-GB"/>
        </w:rPr>
        <w:t xml:space="preserve"> The system will record:</w:t>
      </w:r>
    </w:p>
    <w:p w14:paraId="6AD4588C" w14:textId="77777777" w:rsidR="00DA5839" w:rsidRPr="00082D07" w:rsidRDefault="00DA5839" w:rsidP="00DA5839">
      <w:pPr>
        <w:pStyle w:val="NormalWeb"/>
        <w:numPr>
          <w:ilvl w:val="0"/>
          <w:numId w:val="6"/>
        </w:numPr>
        <w:rPr>
          <w:lang w:val="en-GB"/>
        </w:rPr>
      </w:pPr>
      <w:r w:rsidRPr="00082D07">
        <w:rPr>
          <w:bCs/>
          <w:lang w:val="en-GB"/>
        </w:rPr>
        <w:t>Fixation Duration and Count:</w:t>
      </w:r>
      <w:r w:rsidRPr="00082D07">
        <w:rPr>
          <w:lang w:val="en-GB"/>
        </w:rPr>
        <w:t xml:space="preserve"> High fixation durations on specific syntactic structures indicate processing difficulty, triggering a structural cue.</w:t>
      </w:r>
    </w:p>
    <w:p w14:paraId="6F55E07A" w14:textId="77777777" w:rsidR="00DA5839" w:rsidRPr="00082D07" w:rsidRDefault="00DA5839" w:rsidP="00DA5839">
      <w:pPr>
        <w:pStyle w:val="NormalWeb"/>
        <w:numPr>
          <w:ilvl w:val="0"/>
          <w:numId w:val="6"/>
        </w:numPr>
        <w:rPr>
          <w:lang w:val="en-GB"/>
        </w:rPr>
      </w:pPr>
      <w:r w:rsidRPr="00082D07">
        <w:rPr>
          <w:bCs/>
          <w:lang w:val="en-GB"/>
        </w:rPr>
        <w:t>Saccade Amplitude and Regressions:</w:t>
      </w:r>
      <w:r w:rsidRPr="00082D07">
        <w:rPr>
          <w:lang w:val="en-GB"/>
        </w:rPr>
        <w:t xml:space="preserve"> Frequent regressions indicate a breakdown in textual cohesion, prompting a cue focused on reading strategy or context building.</w:t>
      </w:r>
    </w:p>
    <w:p w14:paraId="4C919EA2" w14:textId="77777777" w:rsidR="00DA5839" w:rsidRPr="00082D07" w:rsidRDefault="00DA5839" w:rsidP="00DA5839">
      <w:pPr>
        <w:pStyle w:val="NormalWeb"/>
        <w:numPr>
          <w:ilvl w:val="0"/>
          <w:numId w:val="6"/>
        </w:numPr>
        <w:rPr>
          <w:lang w:val="en-GB"/>
        </w:rPr>
      </w:pPr>
      <w:r w:rsidRPr="00082D07">
        <w:rPr>
          <w:bCs/>
          <w:lang w:val="en-GB"/>
        </w:rPr>
        <w:lastRenderedPageBreak/>
        <w:t>Gaze Points and Heat Maps:</w:t>
      </w:r>
      <w:r w:rsidRPr="00082D07">
        <w:rPr>
          <w:lang w:val="en-GB"/>
        </w:rPr>
        <w:t xml:space="preserve"> To identify exactly which parts of the text distract or aid different reader profiles. </w:t>
      </w:r>
      <w:r w:rsidRPr="00082D07">
        <w:rPr>
          <w:bCs/>
          <w:lang w:val="en-GB"/>
        </w:rPr>
        <w:t xml:space="preserve">Post-test visualizations of these metrics will be generated using the </w:t>
      </w:r>
      <w:r w:rsidRPr="00082D07">
        <w:rPr>
          <w:rStyle w:val="HTMLKodu"/>
          <w:rFonts w:ascii="Times New Roman" w:hAnsi="Times New Roman" w:cs="Times New Roman"/>
          <w:bCs/>
          <w:sz w:val="24"/>
          <w:szCs w:val="24"/>
          <w:lang w:val="en-GB"/>
        </w:rPr>
        <w:t>Matplotlib</w:t>
      </w:r>
      <w:r w:rsidRPr="00082D07">
        <w:rPr>
          <w:bCs/>
          <w:lang w:val="en-GB"/>
        </w:rPr>
        <w:t xml:space="preserve"> and </w:t>
      </w:r>
      <w:r w:rsidRPr="00082D07">
        <w:rPr>
          <w:rStyle w:val="HTMLKodu"/>
          <w:rFonts w:ascii="Times New Roman" w:hAnsi="Times New Roman" w:cs="Times New Roman"/>
          <w:bCs/>
          <w:sz w:val="24"/>
          <w:szCs w:val="24"/>
          <w:lang w:val="en-GB"/>
        </w:rPr>
        <w:t>Seaborn</w:t>
      </w:r>
      <w:r w:rsidRPr="00082D07">
        <w:rPr>
          <w:bCs/>
          <w:lang w:val="en-GB"/>
        </w:rPr>
        <w:t xml:space="preserve"> Python libraries to inform the qualitative evaluation of the A-IDA model.</w:t>
      </w:r>
    </w:p>
    <w:p w14:paraId="097F7F80" w14:textId="77777777" w:rsidR="00080C8D" w:rsidRPr="002A75DF" w:rsidRDefault="00080C8D" w:rsidP="00080C8D">
      <w:pPr>
        <w:pStyle w:val="Balk4"/>
        <w:rPr>
          <w:rFonts w:ascii="Times New Roman" w:hAnsi="Times New Roman" w:cs="Times New Roman"/>
          <w:b/>
          <w:color w:val="auto"/>
          <w:sz w:val="24"/>
          <w:szCs w:val="24"/>
          <w:lang w:val="en-GB"/>
        </w:rPr>
      </w:pPr>
      <w:r w:rsidRPr="002A75DF">
        <w:rPr>
          <w:rFonts w:ascii="Times New Roman" w:hAnsi="Times New Roman" w:cs="Times New Roman"/>
          <w:b/>
          <w:color w:val="auto"/>
          <w:sz w:val="24"/>
          <w:szCs w:val="24"/>
          <w:lang w:val="en-GB"/>
        </w:rPr>
        <w:t>Procedure and Analysis</w:t>
      </w:r>
    </w:p>
    <w:p w14:paraId="7B4B1262" w14:textId="77777777" w:rsidR="00080C8D" w:rsidRPr="00082D07" w:rsidRDefault="00080C8D" w:rsidP="00080C8D">
      <w:pPr>
        <w:pStyle w:val="NormalWeb"/>
        <w:rPr>
          <w:lang w:val="en-GB"/>
        </w:rPr>
      </w:pPr>
      <w:r w:rsidRPr="00082D07">
        <w:rPr>
          <w:lang w:val="en-GB"/>
        </w:rPr>
        <w:t>The experimental phase will divide participants into three groups:</w:t>
      </w:r>
    </w:p>
    <w:p w14:paraId="0A0D4559" w14:textId="77777777" w:rsidR="00080C8D" w:rsidRPr="00082D07" w:rsidRDefault="00080C8D" w:rsidP="00080C8D">
      <w:pPr>
        <w:pStyle w:val="NormalWeb"/>
        <w:numPr>
          <w:ilvl w:val="0"/>
          <w:numId w:val="3"/>
        </w:numPr>
        <w:rPr>
          <w:lang w:val="en-GB"/>
        </w:rPr>
      </w:pPr>
      <w:r w:rsidRPr="00082D07">
        <w:rPr>
          <w:bCs/>
          <w:lang w:val="en-GB"/>
        </w:rPr>
        <w:t>Experimental Group (A-IDA):</w:t>
      </w:r>
      <w:r w:rsidRPr="00082D07">
        <w:rPr>
          <w:lang w:val="en-GB"/>
        </w:rPr>
        <w:t xml:space="preserve"> Participants take the computerized test while eye-tracking data informs the real-time delivery of personalized cues.</w:t>
      </w:r>
    </w:p>
    <w:p w14:paraId="3A2A11AB" w14:textId="77777777" w:rsidR="00080C8D" w:rsidRPr="00082D07" w:rsidRDefault="00080C8D" w:rsidP="00080C8D">
      <w:pPr>
        <w:pStyle w:val="NormalWeb"/>
        <w:numPr>
          <w:ilvl w:val="0"/>
          <w:numId w:val="3"/>
        </w:numPr>
        <w:rPr>
          <w:lang w:val="en-GB"/>
        </w:rPr>
      </w:pPr>
      <w:r w:rsidRPr="00082D07">
        <w:rPr>
          <w:bCs/>
          <w:lang w:val="en-GB"/>
        </w:rPr>
        <w:t>Comparison Group (Traditional C-DA):</w:t>
      </w:r>
      <w:r w:rsidRPr="00082D07">
        <w:rPr>
          <w:lang w:val="en-GB"/>
        </w:rPr>
        <w:t xml:space="preserve"> Participants take the test with a standard, non-adaptive sequence of Interventionist hints.</w:t>
      </w:r>
    </w:p>
    <w:p w14:paraId="7AF498A5" w14:textId="77777777" w:rsidR="00080C8D" w:rsidRPr="00082D07" w:rsidRDefault="00080C8D" w:rsidP="00080C8D">
      <w:pPr>
        <w:pStyle w:val="NormalWeb"/>
        <w:numPr>
          <w:ilvl w:val="0"/>
          <w:numId w:val="3"/>
        </w:numPr>
        <w:rPr>
          <w:lang w:val="en-GB"/>
        </w:rPr>
      </w:pPr>
      <w:r w:rsidRPr="00082D07">
        <w:rPr>
          <w:bCs/>
          <w:lang w:val="en-GB"/>
        </w:rPr>
        <w:t>Control Group:</w:t>
      </w:r>
      <w:r w:rsidRPr="00082D07">
        <w:rPr>
          <w:lang w:val="en-GB"/>
        </w:rPr>
        <w:t xml:space="preserve"> Participants take the test with no mediated support.</w:t>
      </w:r>
    </w:p>
    <w:p w14:paraId="1490F5BE" w14:textId="77777777" w:rsidR="00080C8D" w:rsidRPr="00082D07" w:rsidRDefault="00080C8D" w:rsidP="00080C8D">
      <w:pPr>
        <w:pStyle w:val="NormalWeb"/>
        <w:rPr>
          <w:lang w:val="en-GB"/>
        </w:rPr>
      </w:pPr>
      <w:r w:rsidRPr="00082D07">
        <w:rPr>
          <w:lang w:val="en-GB"/>
        </w:rPr>
        <w:t xml:space="preserve">Success will be quantified using the Learning Potential Score (LPS), calculating the difference between unassisted performance and mediated performance. Data will be </w:t>
      </w:r>
      <w:r w:rsidR="002A75DF" w:rsidRPr="00082D07">
        <w:rPr>
          <w:lang w:val="en-GB"/>
        </w:rPr>
        <w:t>analysed</w:t>
      </w:r>
      <w:r w:rsidRPr="00082D07">
        <w:rPr>
          <w:lang w:val="en-GB"/>
        </w:rPr>
        <w:t xml:space="preserve"> using SPSS, applying appropriate parametric or non-parametric tests (e.g., ANOVA, correlational analysis) to determine the statistical significance of the A-IDA system's impact on learning outcomes compared to traditional models.</w:t>
      </w:r>
    </w:p>
    <w:p w14:paraId="183040FC" w14:textId="77777777" w:rsidR="00080C8D" w:rsidRPr="002A75DF" w:rsidRDefault="00080C8D" w:rsidP="00080C8D">
      <w:pPr>
        <w:pStyle w:val="Balk3"/>
        <w:rPr>
          <w:sz w:val="24"/>
          <w:szCs w:val="24"/>
          <w:lang w:val="en-GB"/>
        </w:rPr>
      </w:pPr>
      <w:r w:rsidRPr="002A75DF">
        <w:rPr>
          <w:sz w:val="24"/>
          <w:szCs w:val="24"/>
          <w:lang w:val="en-GB"/>
        </w:rPr>
        <w:t>Potential Implications for Cambridge University Press &amp; Assessment and the Wider Field</w:t>
      </w:r>
    </w:p>
    <w:p w14:paraId="0E39B78D" w14:textId="77777777" w:rsidR="00080C8D" w:rsidRPr="00082D07" w:rsidRDefault="00080C8D" w:rsidP="00080C8D">
      <w:pPr>
        <w:pStyle w:val="NormalWeb"/>
        <w:rPr>
          <w:lang w:val="en-GB"/>
        </w:rPr>
      </w:pPr>
      <w:r w:rsidRPr="00082D07">
        <w:rPr>
          <w:lang w:val="en-GB"/>
        </w:rPr>
        <w:t>This project directly addresses Cambridge University Press &amp; Assessment’s call to explore emerging constructs through the following impacts:</w:t>
      </w:r>
    </w:p>
    <w:p w14:paraId="574351F2" w14:textId="77777777" w:rsidR="002A75DF" w:rsidRDefault="002A75DF" w:rsidP="002A75DF">
      <w:pPr>
        <w:pStyle w:val="NormalWeb"/>
        <w:rPr>
          <w:bCs/>
          <w:lang w:val="en-GB"/>
        </w:rPr>
      </w:pPr>
    </w:p>
    <w:p w14:paraId="4CAB93D2" w14:textId="77777777" w:rsidR="00080C8D" w:rsidRPr="00082D07" w:rsidRDefault="00080C8D" w:rsidP="002A75DF">
      <w:pPr>
        <w:pStyle w:val="NormalWeb"/>
        <w:rPr>
          <w:lang w:val="en-GB"/>
        </w:rPr>
      </w:pPr>
      <w:r w:rsidRPr="002A75DF">
        <w:rPr>
          <w:bCs/>
          <w:i/>
          <w:lang w:val="en-GB"/>
        </w:rPr>
        <w:t>Assessment for Justice, Equality, Diversity, and Inclusion (JEDI</w:t>
      </w:r>
      <w:r w:rsidRPr="00082D07">
        <w:rPr>
          <w:bCs/>
          <w:lang w:val="en-GB"/>
        </w:rPr>
        <w:t>):</w:t>
      </w:r>
      <w:r w:rsidRPr="00082D07">
        <w:rPr>
          <w:lang w:val="en-GB"/>
        </w:rPr>
        <w:t xml:space="preserve"> Traditional standardized tests often marginalize learners who possess the requisite knowledge but lack specific strategic testing skills. By providing personalized, real-time scaffolding, the A-IDA system democratizes the testing environment. It ensures that assessment measures a learner’s true proximal development and capability, rather than merely their unassisted baseline, fostering a fairer and more inclusive educational landscape.</w:t>
      </w:r>
    </w:p>
    <w:p w14:paraId="6D52B022" w14:textId="77777777" w:rsidR="00080C8D" w:rsidRPr="00082D07" w:rsidRDefault="00080C8D" w:rsidP="002A75DF">
      <w:pPr>
        <w:pStyle w:val="NormalWeb"/>
        <w:rPr>
          <w:lang w:val="en-GB"/>
        </w:rPr>
      </w:pPr>
      <w:r w:rsidRPr="002A75DF">
        <w:rPr>
          <w:bCs/>
          <w:i/>
          <w:lang w:val="en-GB"/>
        </w:rPr>
        <w:t>Integrated Learning and Assessment:</w:t>
      </w:r>
      <w:r w:rsidRPr="00082D07">
        <w:rPr>
          <w:lang w:val="en-GB"/>
        </w:rPr>
        <w:t xml:space="preserve"> The proposed model perfectly embodies the integration of learning and testing. Every assessment item becomes an opportunity for continuous, adaptive feedback. For Cambridge English, the underlying logic of the A-IDA system could serve as a foundational architecture for next-generation digital learning products that seamlessly merge courseware with formative assessment.</w:t>
      </w:r>
      <w:r w:rsidR="00C70052" w:rsidRPr="00082D07">
        <w:rPr>
          <w:lang w:val="en-GB"/>
        </w:rPr>
        <w:t xml:space="preserve"> Furthermore, by directly utilizing existing Cambridge English test items in our experimental design, the findings will offer immediate, actionable insights into how Cambridge's current testing materials are processed cognitively by different learner profiles.</w:t>
      </w:r>
    </w:p>
    <w:p w14:paraId="183C082F" w14:textId="77777777" w:rsidR="00080C8D" w:rsidRPr="00082D07" w:rsidRDefault="00080C8D" w:rsidP="002A75DF">
      <w:pPr>
        <w:pStyle w:val="NormalWeb"/>
        <w:rPr>
          <w:lang w:val="en-GB"/>
        </w:rPr>
      </w:pPr>
      <w:r w:rsidRPr="002A75DF">
        <w:rPr>
          <w:bCs/>
          <w:i/>
          <w:lang w:val="en-GB"/>
        </w:rPr>
        <w:t>Pioneering Multi-modality:</w:t>
      </w:r>
      <w:r w:rsidRPr="00082D07">
        <w:rPr>
          <w:lang w:val="en-GB"/>
        </w:rPr>
        <w:t xml:space="preserve"> By integrating physiological data (eye-tracking) with psychometric data (reader profiles) and cognitive performance, this project pushes the boundaries of multi-modal assessment. While eye-tracking currently requires specialized hardware, the rulesets, cue databases, and cognitive mapping developed in this study can be transferred to standard algorithmic computerized testing. This creates a lasting legacy, </w:t>
      </w:r>
      <w:r w:rsidRPr="00082D07">
        <w:rPr>
          <w:lang w:val="en-GB"/>
        </w:rPr>
        <w:lastRenderedPageBreak/>
        <w:t>proving that intelligent systems can mimic the nuanced pedagogical support of a human educator on a global scale.</w:t>
      </w:r>
    </w:p>
    <w:p w14:paraId="5212A20E" w14:textId="77777777" w:rsidR="000D449E" w:rsidRPr="002A75DF" w:rsidRDefault="000D449E" w:rsidP="000D449E">
      <w:pPr>
        <w:pStyle w:val="NormalWeb"/>
        <w:rPr>
          <w:b/>
          <w:lang w:val="en-GB"/>
        </w:rPr>
      </w:pPr>
      <w:r w:rsidRPr="002A75DF">
        <w:rPr>
          <w:b/>
          <w:bCs/>
          <w:lang w:val="en-GB"/>
        </w:rPr>
        <w:t>References</w:t>
      </w:r>
    </w:p>
    <w:p w14:paraId="2FDFC8A8" w14:textId="77777777" w:rsidR="000D449E" w:rsidRPr="00082D07" w:rsidRDefault="000D449E" w:rsidP="002A75DF">
      <w:pPr>
        <w:pStyle w:val="NormalWeb"/>
        <w:rPr>
          <w:lang w:val="en-GB"/>
        </w:rPr>
      </w:pPr>
      <w:r w:rsidRPr="00082D07">
        <w:rPr>
          <w:lang w:val="en-GB"/>
        </w:rPr>
        <w:t xml:space="preserve">Alexander, P. A. (2005). The path to competence: A lifespan developmental perspective on reading. </w:t>
      </w:r>
      <w:r w:rsidRPr="00082D07">
        <w:rPr>
          <w:i/>
          <w:iCs/>
          <w:lang w:val="en-GB"/>
        </w:rPr>
        <w:t>Journal of Literacy Research</w:t>
      </w:r>
      <w:r w:rsidRPr="00082D07">
        <w:rPr>
          <w:lang w:val="en-GB"/>
        </w:rPr>
        <w:t>, 37(4), 413-436.</w:t>
      </w:r>
    </w:p>
    <w:p w14:paraId="37219924" w14:textId="77777777" w:rsidR="000D449E" w:rsidRPr="00082D07" w:rsidRDefault="000D449E" w:rsidP="002A75DF">
      <w:pPr>
        <w:pStyle w:val="NormalWeb"/>
        <w:rPr>
          <w:lang w:val="en-GB"/>
        </w:rPr>
      </w:pPr>
      <w:r w:rsidRPr="00082D07">
        <w:rPr>
          <w:lang w:val="en-GB"/>
        </w:rPr>
        <w:t xml:space="preserve">Dinsmore, D. L., Fox, E., Parkinson, M. M., &amp; Bilgili, F. (2018). The interplay of prior knowledge, interest, and reading comprehension. </w:t>
      </w:r>
      <w:r w:rsidRPr="00082D07">
        <w:rPr>
          <w:i/>
          <w:iCs/>
          <w:lang w:val="en-GB"/>
        </w:rPr>
        <w:t>Learning and Individual Differences</w:t>
      </w:r>
      <w:r w:rsidRPr="00082D07">
        <w:rPr>
          <w:lang w:val="en-GB"/>
        </w:rPr>
        <w:t>, 65, 477-490.</w:t>
      </w:r>
    </w:p>
    <w:p w14:paraId="1EFCD831" w14:textId="77777777" w:rsidR="000D449E" w:rsidRPr="00082D07" w:rsidRDefault="000D449E" w:rsidP="002A75DF">
      <w:pPr>
        <w:pStyle w:val="NormalWeb"/>
        <w:rPr>
          <w:lang w:val="en-GB"/>
        </w:rPr>
      </w:pPr>
      <w:r w:rsidRPr="00082D07">
        <w:rPr>
          <w:lang w:val="en-GB"/>
        </w:rPr>
        <w:t xml:space="preserve">Kozulin, A., &amp; Garb, E. (2002). Dynamic assessment of EFL text comprehension. </w:t>
      </w:r>
      <w:r w:rsidRPr="00082D07">
        <w:rPr>
          <w:i/>
          <w:iCs/>
          <w:lang w:val="en-GB"/>
        </w:rPr>
        <w:t>School Psychology International</w:t>
      </w:r>
      <w:r w:rsidRPr="00082D07">
        <w:rPr>
          <w:lang w:val="en-GB"/>
        </w:rPr>
        <w:t>, 23(1), 112-127.</w:t>
      </w:r>
    </w:p>
    <w:p w14:paraId="64FE88AB" w14:textId="77777777" w:rsidR="000D449E" w:rsidRPr="00082D07" w:rsidRDefault="000D449E" w:rsidP="002A75DF">
      <w:pPr>
        <w:pStyle w:val="NormalWeb"/>
        <w:rPr>
          <w:lang w:val="en-GB"/>
        </w:rPr>
      </w:pPr>
      <w:r w:rsidRPr="00082D07">
        <w:rPr>
          <w:bCs/>
          <w:lang w:val="en-GB"/>
        </w:rPr>
        <w:t xml:space="preserve">Lantolf, J. P., &amp; Poehner, M. E. (2004). Dynamic assessment of L2 development: bringing the past into the future. </w:t>
      </w:r>
      <w:r w:rsidRPr="00082D07">
        <w:rPr>
          <w:bCs/>
          <w:i/>
          <w:iCs/>
          <w:lang w:val="en-GB"/>
        </w:rPr>
        <w:t>Journal of Applied Linguistics</w:t>
      </w:r>
      <w:r w:rsidRPr="00082D07">
        <w:rPr>
          <w:bCs/>
          <w:lang w:val="en-GB"/>
        </w:rPr>
        <w:t>, 1(1), 49-72.</w:t>
      </w:r>
    </w:p>
    <w:p w14:paraId="13CE0328" w14:textId="77777777" w:rsidR="000D449E" w:rsidRPr="00082D07" w:rsidRDefault="000D449E" w:rsidP="002A75DF">
      <w:pPr>
        <w:pStyle w:val="NormalWeb"/>
        <w:rPr>
          <w:lang w:val="en-GB"/>
        </w:rPr>
      </w:pPr>
      <w:r w:rsidRPr="00082D07">
        <w:rPr>
          <w:bCs/>
          <w:lang w:val="en-GB"/>
        </w:rPr>
        <w:t xml:space="preserve">Lantolf, J. P., &amp; Poehner, M. E. (2010). Dynamic assessment in the classroom: Vygotskian praxis for second language development. </w:t>
      </w:r>
      <w:r w:rsidRPr="00082D07">
        <w:rPr>
          <w:bCs/>
          <w:i/>
          <w:iCs/>
          <w:lang w:val="en-GB"/>
        </w:rPr>
        <w:t>Language Teaching Research</w:t>
      </w:r>
      <w:r w:rsidRPr="00082D07">
        <w:rPr>
          <w:bCs/>
          <w:lang w:val="en-GB"/>
        </w:rPr>
        <w:t>, 15(1), 11-33.</w:t>
      </w:r>
    </w:p>
    <w:p w14:paraId="615BD2BF" w14:textId="77777777" w:rsidR="000D449E" w:rsidRPr="00082D07" w:rsidRDefault="000D449E" w:rsidP="002A75DF">
      <w:pPr>
        <w:pStyle w:val="NormalWeb"/>
        <w:rPr>
          <w:lang w:val="en-GB"/>
        </w:rPr>
      </w:pPr>
      <w:r w:rsidRPr="00082D07">
        <w:rPr>
          <w:lang w:val="en-GB"/>
        </w:rPr>
        <w:t xml:space="preserve">Lidz, C. S. (1991). </w:t>
      </w:r>
      <w:r w:rsidRPr="00082D07">
        <w:rPr>
          <w:i/>
          <w:iCs/>
          <w:lang w:val="en-GB"/>
        </w:rPr>
        <w:t>Practitioner's guide to dynamic assessment</w:t>
      </w:r>
      <w:r w:rsidRPr="00082D07">
        <w:rPr>
          <w:lang w:val="en-GB"/>
        </w:rPr>
        <w:t>. Guilford Press.</w:t>
      </w:r>
    </w:p>
    <w:p w14:paraId="1AB0D297" w14:textId="77777777" w:rsidR="000D449E" w:rsidRPr="00082D07" w:rsidRDefault="000D449E" w:rsidP="002A75DF">
      <w:pPr>
        <w:pStyle w:val="NormalWeb"/>
        <w:rPr>
          <w:lang w:val="en-GB"/>
        </w:rPr>
      </w:pPr>
      <w:r w:rsidRPr="00082D07">
        <w:rPr>
          <w:lang w:val="en-GB"/>
        </w:rPr>
        <w:t>M</w:t>
      </w:r>
      <w:r w:rsidR="002A75DF">
        <w:rPr>
          <w:lang w:val="en-GB"/>
        </w:rPr>
        <w:t>cNamara, T. (2014). 30 Years on-</w:t>
      </w:r>
      <w:r w:rsidRPr="00082D07">
        <w:rPr>
          <w:lang w:val="en-GB"/>
        </w:rPr>
        <w:t xml:space="preserve">Evolution or Revolution? </w:t>
      </w:r>
      <w:r w:rsidRPr="00082D07">
        <w:rPr>
          <w:i/>
          <w:iCs/>
          <w:lang w:val="en-GB"/>
        </w:rPr>
        <w:t>Language Assessment Quarterly</w:t>
      </w:r>
      <w:r w:rsidRPr="00082D07">
        <w:rPr>
          <w:lang w:val="en-GB"/>
        </w:rPr>
        <w:t>, 11(2), 226–232.</w:t>
      </w:r>
    </w:p>
    <w:p w14:paraId="0C8B9F3C" w14:textId="77777777" w:rsidR="000D449E" w:rsidRPr="00082D07" w:rsidRDefault="000D449E" w:rsidP="002A75DF">
      <w:pPr>
        <w:pStyle w:val="NormalWeb"/>
        <w:rPr>
          <w:lang w:val="en-GB"/>
        </w:rPr>
      </w:pPr>
      <w:r w:rsidRPr="00082D07">
        <w:rPr>
          <w:bCs/>
          <w:lang w:val="en-GB"/>
        </w:rPr>
        <w:t xml:space="preserve">Poehner, M. E., &amp; Lantolf, J. P. (2005). Dynamic assessment in the language classroom. </w:t>
      </w:r>
      <w:r w:rsidRPr="00082D07">
        <w:rPr>
          <w:bCs/>
          <w:i/>
          <w:iCs/>
          <w:lang w:val="en-GB"/>
        </w:rPr>
        <w:t>Language Teaching Research</w:t>
      </w:r>
      <w:r w:rsidRPr="00082D07">
        <w:rPr>
          <w:bCs/>
          <w:lang w:val="en-GB"/>
        </w:rPr>
        <w:t>, 9(3), 233-265.</w:t>
      </w:r>
    </w:p>
    <w:p w14:paraId="636872FF" w14:textId="77777777" w:rsidR="000D449E" w:rsidRPr="00082D07" w:rsidRDefault="000D449E" w:rsidP="002A75DF">
      <w:pPr>
        <w:pStyle w:val="NormalWeb"/>
        <w:rPr>
          <w:lang w:val="en-GB"/>
        </w:rPr>
      </w:pPr>
      <w:r w:rsidRPr="00082D07">
        <w:rPr>
          <w:lang w:val="en-GB"/>
        </w:rPr>
        <w:t xml:space="preserve">Poehner, M. E. (2008). </w:t>
      </w:r>
      <w:r w:rsidRPr="00082D07">
        <w:rPr>
          <w:i/>
          <w:iCs/>
          <w:lang w:val="en-GB"/>
        </w:rPr>
        <w:t>Dynamic assessment: A Vygotskian approach to understanding and promoting L2 development</w:t>
      </w:r>
      <w:r w:rsidRPr="00082D07">
        <w:rPr>
          <w:lang w:val="en-GB"/>
        </w:rPr>
        <w:t>. Springer.</w:t>
      </w:r>
    </w:p>
    <w:p w14:paraId="3910954D" w14:textId="77777777" w:rsidR="000D449E" w:rsidRPr="00082D07" w:rsidRDefault="000D449E" w:rsidP="002A75DF">
      <w:pPr>
        <w:pStyle w:val="NormalWeb"/>
        <w:rPr>
          <w:lang w:val="en-GB"/>
        </w:rPr>
      </w:pPr>
      <w:r w:rsidRPr="00082D07">
        <w:rPr>
          <w:lang w:val="en-GB"/>
        </w:rPr>
        <w:t xml:space="preserve">Poehner, M. E., &amp; Lantolf, J. P. (2013). Bringing the ZPD into the equation: Capturing L2 development during Computerized Dynamic Assessment (C-DA). </w:t>
      </w:r>
      <w:r w:rsidRPr="00082D07">
        <w:rPr>
          <w:i/>
          <w:iCs/>
          <w:lang w:val="en-GB"/>
        </w:rPr>
        <w:t>Language Teaching Research</w:t>
      </w:r>
      <w:r w:rsidRPr="00082D07">
        <w:rPr>
          <w:lang w:val="en-GB"/>
        </w:rPr>
        <w:t>, 17(3), 323-342.</w:t>
      </w:r>
    </w:p>
    <w:p w14:paraId="4C3C7DB1" w14:textId="77777777" w:rsidR="000D449E" w:rsidRPr="00082D07" w:rsidRDefault="000D449E" w:rsidP="002A75DF">
      <w:pPr>
        <w:pStyle w:val="NormalWeb"/>
        <w:rPr>
          <w:lang w:val="en-GB"/>
        </w:rPr>
      </w:pPr>
      <w:r w:rsidRPr="00082D07">
        <w:rPr>
          <w:bCs/>
          <w:lang w:val="en-GB"/>
        </w:rPr>
        <w:t xml:space="preserve">Poehner, M. E., Zhang, J., &amp; Lu, X. (2015). Computerized dynamic assessment (C-DA): Diagnosing L2 development according to learner responsiveness to mediation. </w:t>
      </w:r>
      <w:r w:rsidRPr="00082D07">
        <w:rPr>
          <w:bCs/>
          <w:i/>
          <w:iCs/>
          <w:lang w:val="en-GB"/>
        </w:rPr>
        <w:t>Language Testing</w:t>
      </w:r>
      <w:r w:rsidRPr="00082D07">
        <w:rPr>
          <w:bCs/>
          <w:lang w:val="en-GB"/>
        </w:rPr>
        <w:t>, 32(3), 337-357.</w:t>
      </w:r>
    </w:p>
    <w:p w14:paraId="47AEDD85" w14:textId="77777777" w:rsidR="000D449E" w:rsidRPr="00082D07" w:rsidRDefault="000D449E" w:rsidP="002A75DF">
      <w:pPr>
        <w:pStyle w:val="NormalWeb"/>
        <w:rPr>
          <w:lang w:val="en-GB"/>
        </w:rPr>
      </w:pPr>
      <w:r w:rsidRPr="00082D07">
        <w:rPr>
          <w:lang w:val="en-GB"/>
        </w:rPr>
        <w:t xml:space="preserve">Rayner, K. (1998). Eye movements in reading and information processing: 20 years of research. </w:t>
      </w:r>
      <w:r w:rsidRPr="00082D07">
        <w:rPr>
          <w:i/>
          <w:iCs/>
          <w:lang w:val="en-GB"/>
        </w:rPr>
        <w:t>Psychological Bulletin</w:t>
      </w:r>
      <w:r w:rsidRPr="00082D07">
        <w:rPr>
          <w:lang w:val="en-GB"/>
        </w:rPr>
        <w:t>, 124(3), 372-422.</w:t>
      </w:r>
    </w:p>
    <w:p w14:paraId="1A751893" w14:textId="77777777" w:rsidR="000D449E" w:rsidRPr="00082D07" w:rsidRDefault="000D449E" w:rsidP="002A75DF">
      <w:pPr>
        <w:pStyle w:val="NormalWeb"/>
        <w:rPr>
          <w:lang w:val="en-GB"/>
        </w:rPr>
      </w:pPr>
      <w:r w:rsidRPr="00082D07">
        <w:rPr>
          <w:lang w:val="en-GB"/>
        </w:rPr>
        <w:t xml:space="preserve">Vygotsky, L. S. (1978). </w:t>
      </w:r>
      <w:r w:rsidRPr="00082D07">
        <w:rPr>
          <w:i/>
          <w:iCs/>
          <w:lang w:val="en-GB"/>
        </w:rPr>
        <w:t>Mind in society: The development of higher psychological processes</w:t>
      </w:r>
      <w:r w:rsidRPr="00082D07">
        <w:rPr>
          <w:lang w:val="en-GB"/>
        </w:rPr>
        <w:t>. Harvard University Press.</w:t>
      </w:r>
    </w:p>
    <w:p w14:paraId="193C9067" w14:textId="77777777" w:rsidR="00080C8D" w:rsidRPr="00082D07" w:rsidRDefault="00080C8D">
      <w:pPr>
        <w:rPr>
          <w:rFonts w:ascii="Times New Roman" w:hAnsi="Times New Roman" w:cs="Times New Roman"/>
          <w:sz w:val="24"/>
          <w:szCs w:val="24"/>
          <w:lang w:val="en-GB"/>
        </w:rPr>
      </w:pPr>
    </w:p>
    <w:sectPr w:rsidR="00080C8D" w:rsidRPr="00082D0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hmet ALTAY" w:date="2026-03-29T14:09:00Z" w:initials="MA">
    <w:p w14:paraId="7351C116" w14:textId="77777777" w:rsidR="00552626" w:rsidRDefault="00552626" w:rsidP="00552626">
      <w:pPr>
        <w:pStyle w:val="AklamaMetni"/>
      </w:pPr>
      <w:r>
        <w:rPr>
          <w:rStyle w:val="AklamaBavurusu"/>
        </w:rPr>
        <w:annotationRef/>
      </w:r>
      <w:r>
        <w:t>Good but a probably better wording could be “conventional”?</w:t>
      </w:r>
    </w:p>
  </w:comment>
  <w:comment w:id="1" w:author="Mehmet ALTAY" w:date="2026-03-29T14:19:00Z" w:initials="MA">
    <w:p w14:paraId="79ADF28E" w14:textId="77777777" w:rsidR="002816AC" w:rsidRDefault="002816AC" w:rsidP="002816AC">
      <w:pPr>
        <w:pStyle w:val="AklamaMetni"/>
      </w:pPr>
      <w:r>
        <w:rPr>
          <w:rStyle w:val="AklamaBavurusu"/>
        </w:rPr>
        <w:annotationRef/>
      </w:r>
      <w:r>
        <w:t>… may have already been lying in the nature of…</w:t>
      </w:r>
      <w:r>
        <w:br/>
        <w:t>Would it be too wordy to say so instead?</w:t>
      </w:r>
    </w:p>
  </w:comment>
  <w:comment w:id="2" w:author="Mehmet ALTAY" w:date="2026-03-29T14:23:00Z" w:initials="MA">
    <w:p w14:paraId="3C948150" w14:textId="77777777" w:rsidR="002816AC" w:rsidRDefault="002816AC" w:rsidP="002816AC">
      <w:pPr>
        <w:pStyle w:val="AklamaMetni"/>
      </w:pPr>
      <w:r>
        <w:rPr>
          <w:rStyle w:val="AklamaBavurusu"/>
        </w:rPr>
        <w:annotationRef/>
      </w:r>
      <w:r>
        <w:t>Is it better if we crosschecked for BrE v AmE, or go on as whatever it is.</w:t>
      </w:r>
    </w:p>
  </w:comment>
  <w:comment w:id="5" w:author="Mehmet ALTAY" w:date="2026-03-29T14:25:00Z" w:initials="MA">
    <w:p w14:paraId="7250A6AA" w14:textId="77777777" w:rsidR="002816AC" w:rsidRDefault="002816AC" w:rsidP="002816AC">
      <w:pPr>
        <w:pStyle w:val="AklamaMetni"/>
      </w:pPr>
      <w:r>
        <w:rPr>
          <w:rStyle w:val="AklamaBavurusu"/>
        </w:rPr>
        <w:annotationRef/>
      </w:r>
      <w:r>
        <w:t>Would it be better if included all 8-9 profiles and by referring to the literature as given in the previous proposal?</w:t>
      </w:r>
    </w:p>
  </w:comment>
  <w:comment w:id="6" w:author="Mehmet ALTAY" w:date="2026-03-29T14:25:00Z" w:initials="MA">
    <w:p w14:paraId="4CF3AE5A" w14:textId="77777777" w:rsidR="002816AC" w:rsidRDefault="002816AC" w:rsidP="002816AC">
      <w:pPr>
        <w:pStyle w:val="AklamaMetni"/>
      </w:pPr>
      <w:r>
        <w:rPr>
          <w:rStyle w:val="AklamaBavurusu"/>
        </w:rPr>
        <w:annotationRef/>
      </w:r>
      <w:r>
        <w:t>One may wonder which profiles. We might also investigate if further profiles would be identified during or on research. Or we may simply aim for identifying reader profiles upon A-IDA as a purpose  of the research and whether they are consistent with those in the already existing literature.</w:t>
      </w:r>
    </w:p>
  </w:comment>
  <w:comment w:id="7" w:author="Mehmet ALTAY" w:date="2026-03-29T14:29:00Z" w:initials="MA">
    <w:p w14:paraId="679383C1" w14:textId="77777777" w:rsidR="00CF1748" w:rsidRDefault="00CF1748" w:rsidP="00CF1748">
      <w:pPr>
        <w:pStyle w:val="AklamaMetni"/>
      </w:pPr>
      <w:r>
        <w:rPr>
          <w:rStyle w:val="AklamaBavurusu"/>
        </w:rPr>
        <w:annotationRef/>
      </w:r>
      <w:r>
        <w:t>What is pace (or speed) supposed to indicate us? The trustworthiness of students’ knowledge, how they rely on it etc.?</w:t>
      </w:r>
    </w:p>
  </w:comment>
  <w:comment w:id="8" w:author="Mehmet ALTAY" w:date="2026-03-29T14:32:00Z" w:initials="MA">
    <w:p w14:paraId="0C63DA8B" w14:textId="77777777" w:rsidR="00CF1748" w:rsidRDefault="00CF1748" w:rsidP="00CF1748">
      <w:pPr>
        <w:pStyle w:val="AklamaMetni"/>
      </w:pPr>
      <w:r>
        <w:rPr>
          <w:rStyle w:val="AklamaBavurusu"/>
        </w:rPr>
        <w:annotationRef/>
      </w:r>
      <w:r>
        <w:t>Maybe eye tracking parameters is better to be used to enhance the mediators of the A-IDA and providing profile-specific mediators accordingly. This was in our former proposal several years ago. E.g. Clustering profiles based on commonalities and variations within and between parameters, and thus providing mediators accordingly. Just a suggestion, though.</w:t>
      </w:r>
    </w:p>
  </w:comment>
  <w:comment w:id="9" w:author="Mehmet ALTAY" w:date="2026-03-29T14:34:00Z" w:initials="MA">
    <w:p w14:paraId="0BE8EDCA" w14:textId="77777777" w:rsidR="00CF1748" w:rsidRDefault="00CF1748" w:rsidP="00CF1748">
      <w:pPr>
        <w:pStyle w:val="AklamaMetni"/>
      </w:pPr>
      <w:r>
        <w:rPr>
          <w:rStyle w:val="AklamaBavurusu"/>
        </w:rPr>
        <w:annotationRef/>
      </w:r>
      <w:r>
        <w:t>P.S. Mediations can be selected by the eye tracking operator through using his keyboard (I mean I can do it by intervening the process on site.). Or else, a Phyton coding could sort it out (maybe for further studies together with a programming expert).</w:t>
      </w:r>
    </w:p>
  </w:comment>
  <w:comment w:id="10" w:author="Lenovo" w:date="2026-03-28T18:05:00Z" w:initials="L">
    <w:p w14:paraId="116273EE" w14:textId="77777777" w:rsidR="002A75DF" w:rsidRDefault="002A75DF">
      <w:pPr>
        <w:pStyle w:val="AklamaMetni"/>
      </w:pPr>
      <w:r>
        <w:rPr>
          <w:rStyle w:val="AklamaBavurusu"/>
        </w:rPr>
        <w:annotationRef/>
      </w:r>
      <w:r>
        <w:t xml:space="preserve">This is AI generated. Do we need this much detail? Also, we can check it with the computer engineer we’ll include in the team. </w:t>
      </w:r>
    </w:p>
  </w:comment>
  <w:comment w:id="11" w:author="Mehmet ALTAY" w:date="2026-03-29T14:38:00Z" w:initials="MA">
    <w:p w14:paraId="09D371AB" w14:textId="77777777" w:rsidR="00112E1F" w:rsidRDefault="00112E1F" w:rsidP="00112E1F">
      <w:pPr>
        <w:pStyle w:val="AklamaMetni"/>
      </w:pPr>
      <w:r>
        <w:rPr>
          <w:rStyle w:val="AklamaBavurusu"/>
        </w:rPr>
        <w:annotationRef/>
      </w:r>
      <w:r>
        <w:t xml:space="preserve">We already have Experiment Builder and we can automate whatever is suggested so far. However, if we will provide differing learner profiles with altering mediators, in that can this could be much more practical. Still, as I suggested above, this can also be manually fulfilled.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51C116" w15:done="0"/>
  <w15:commentEx w15:paraId="79ADF28E" w15:done="0"/>
  <w15:commentEx w15:paraId="3C948150" w15:done="0"/>
  <w15:commentEx w15:paraId="7250A6AA" w15:done="0"/>
  <w15:commentEx w15:paraId="4CF3AE5A" w15:paraIdParent="7250A6AA" w15:done="0"/>
  <w15:commentEx w15:paraId="679383C1" w15:done="0"/>
  <w15:commentEx w15:paraId="0C63DA8B" w15:done="0"/>
  <w15:commentEx w15:paraId="0BE8EDCA" w15:paraIdParent="0C63DA8B" w15:done="0"/>
  <w15:commentEx w15:paraId="116273EE" w15:done="0"/>
  <w15:commentEx w15:paraId="09D371AB" w15:paraIdParent="116273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DE86FF" w16cex:dateUtc="2026-03-29T11:09:00Z"/>
  <w16cex:commentExtensible w16cex:durableId="0DB48418" w16cex:dateUtc="2026-03-29T11:19:00Z"/>
  <w16cex:commentExtensible w16cex:durableId="708E88CB" w16cex:dateUtc="2026-03-29T11:23:00Z"/>
  <w16cex:commentExtensible w16cex:durableId="42738218" w16cex:dateUtc="2026-03-29T11:25:00Z"/>
  <w16cex:commentExtensible w16cex:durableId="4E6B3734" w16cex:dateUtc="2026-03-29T11:25:00Z"/>
  <w16cex:commentExtensible w16cex:durableId="27817A4F" w16cex:dateUtc="2026-03-29T11:29:00Z"/>
  <w16cex:commentExtensible w16cex:durableId="186EE64C" w16cex:dateUtc="2026-03-29T11:32:00Z"/>
  <w16cex:commentExtensible w16cex:durableId="5B57AFDC" w16cex:dateUtc="2026-03-29T11:34:00Z"/>
  <w16cex:commentExtensible w16cex:durableId="297E763B" w16cex:dateUtc="2026-03-29T1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51C116" w16cid:durableId="7BDE86FF"/>
  <w16cid:commentId w16cid:paraId="79ADF28E" w16cid:durableId="0DB48418"/>
  <w16cid:commentId w16cid:paraId="3C948150" w16cid:durableId="708E88CB"/>
  <w16cid:commentId w16cid:paraId="7250A6AA" w16cid:durableId="42738218"/>
  <w16cid:commentId w16cid:paraId="4CF3AE5A" w16cid:durableId="4E6B3734"/>
  <w16cid:commentId w16cid:paraId="679383C1" w16cid:durableId="27817A4F"/>
  <w16cid:commentId w16cid:paraId="0C63DA8B" w16cid:durableId="186EE64C"/>
  <w16cid:commentId w16cid:paraId="0BE8EDCA" w16cid:durableId="5B57AFDC"/>
  <w16cid:commentId w16cid:paraId="116273EE" w16cid:durableId="116273EE"/>
  <w16cid:commentId w16cid:paraId="09D371AB" w16cid:durableId="297E763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B4E3C"/>
    <w:multiLevelType w:val="multilevel"/>
    <w:tmpl w:val="15D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0568F"/>
    <w:multiLevelType w:val="multilevel"/>
    <w:tmpl w:val="E51C0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74485A"/>
    <w:multiLevelType w:val="multilevel"/>
    <w:tmpl w:val="CCF6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53BC2"/>
    <w:multiLevelType w:val="multilevel"/>
    <w:tmpl w:val="A908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C6DA5"/>
    <w:multiLevelType w:val="multilevel"/>
    <w:tmpl w:val="67F0F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2E1D36"/>
    <w:multiLevelType w:val="multilevel"/>
    <w:tmpl w:val="979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108D8"/>
    <w:multiLevelType w:val="multilevel"/>
    <w:tmpl w:val="122EF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2364787">
    <w:abstractNumId w:val="4"/>
  </w:num>
  <w:num w:numId="2" w16cid:durableId="212932080">
    <w:abstractNumId w:val="1"/>
  </w:num>
  <w:num w:numId="3" w16cid:durableId="841244453">
    <w:abstractNumId w:val="5"/>
  </w:num>
  <w:num w:numId="4" w16cid:durableId="1638222897">
    <w:abstractNumId w:val="6"/>
  </w:num>
  <w:num w:numId="5" w16cid:durableId="187716089">
    <w:abstractNumId w:val="0"/>
  </w:num>
  <w:num w:numId="6" w16cid:durableId="2074892429">
    <w:abstractNumId w:val="2"/>
  </w:num>
  <w:num w:numId="7" w16cid:durableId="76326423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hmet ALTAY">
    <w15:presenceInfo w15:providerId="Windows Live" w15:userId="971d44e3f166abdf"/>
  </w15:person>
  <w15:person w15:author="Lenovo">
    <w15:presenceInfo w15:providerId="Windows Live" w15:userId="63d4d8763dc8b6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C8D"/>
    <w:rsid w:val="00080C8D"/>
    <w:rsid w:val="00082D07"/>
    <w:rsid w:val="000D449E"/>
    <w:rsid w:val="00112E1F"/>
    <w:rsid w:val="002816AC"/>
    <w:rsid w:val="002A75DF"/>
    <w:rsid w:val="00552626"/>
    <w:rsid w:val="00655B17"/>
    <w:rsid w:val="006A6F11"/>
    <w:rsid w:val="007A7CD0"/>
    <w:rsid w:val="00B51D5A"/>
    <w:rsid w:val="00C70052"/>
    <w:rsid w:val="00CF1748"/>
    <w:rsid w:val="00D2000B"/>
    <w:rsid w:val="00DA58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9BC15"/>
  <w15:chartTrackingRefBased/>
  <w15:docId w15:val="{118B32EB-8700-46B5-96ED-F9D75C1DD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080C8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080C8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080C8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080C8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080C8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080C8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80C8D"/>
    <w:rPr>
      <w:b/>
      <w:bCs/>
    </w:rPr>
  </w:style>
  <w:style w:type="character" w:customStyle="1" w:styleId="Balk4Char">
    <w:name w:val="Başlık 4 Char"/>
    <w:basedOn w:val="VarsaylanParagrafYazTipi"/>
    <w:link w:val="Balk4"/>
    <w:uiPriority w:val="9"/>
    <w:semiHidden/>
    <w:rsid w:val="00080C8D"/>
    <w:rPr>
      <w:rFonts w:asciiTheme="majorHAnsi" w:eastAsiaTheme="majorEastAsia" w:hAnsiTheme="majorHAnsi" w:cstheme="majorBidi"/>
      <w:i/>
      <w:iCs/>
      <w:color w:val="2E74B5" w:themeColor="accent1" w:themeShade="BF"/>
    </w:rPr>
  </w:style>
  <w:style w:type="character" w:styleId="HTMLKodu">
    <w:name w:val="HTML Code"/>
    <w:basedOn w:val="VarsaylanParagrafYazTipi"/>
    <w:uiPriority w:val="99"/>
    <w:semiHidden/>
    <w:unhideWhenUsed/>
    <w:rsid w:val="00DA5839"/>
    <w:rPr>
      <w:rFonts w:ascii="Courier New" w:eastAsia="Times New Roman" w:hAnsi="Courier New" w:cs="Courier New"/>
      <w:sz w:val="20"/>
      <w:szCs w:val="20"/>
    </w:rPr>
  </w:style>
  <w:style w:type="character" w:styleId="AklamaBavurusu">
    <w:name w:val="annotation reference"/>
    <w:basedOn w:val="VarsaylanParagrafYazTipi"/>
    <w:uiPriority w:val="99"/>
    <w:semiHidden/>
    <w:unhideWhenUsed/>
    <w:rsid w:val="002A75DF"/>
    <w:rPr>
      <w:sz w:val="16"/>
      <w:szCs w:val="16"/>
    </w:rPr>
  </w:style>
  <w:style w:type="paragraph" w:styleId="AklamaMetni">
    <w:name w:val="annotation text"/>
    <w:basedOn w:val="Normal"/>
    <w:link w:val="AklamaMetniChar"/>
    <w:uiPriority w:val="99"/>
    <w:unhideWhenUsed/>
    <w:rsid w:val="002A75DF"/>
    <w:pPr>
      <w:spacing w:line="240" w:lineRule="auto"/>
    </w:pPr>
    <w:rPr>
      <w:sz w:val="20"/>
      <w:szCs w:val="20"/>
    </w:rPr>
  </w:style>
  <w:style w:type="character" w:customStyle="1" w:styleId="AklamaMetniChar">
    <w:name w:val="Açıklama Metni Char"/>
    <w:basedOn w:val="VarsaylanParagrafYazTipi"/>
    <w:link w:val="AklamaMetni"/>
    <w:uiPriority w:val="99"/>
    <w:rsid w:val="002A75DF"/>
    <w:rPr>
      <w:sz w:val="20"/>
      <w:szCs w:val="20"/>
    </w:rPr>
  </w:style>
  <w:style w:type="paragraph" w:styleId="AklamaKonusu">
    <w:name w:val="annotation subject"/>
    <w:basedOn w:val="AklamaMetni"/>
    <w:next w:val="AklamaMetni"/>
    <w:link w:val="AklamaKonusuChar"/>
    <w:uiPriority w:val="99"/>
    <w:semiHidden/>
    <w:unhideWhenUsed/>
    <w:rsid w:val="002A75DF"/>
    <w:rPr>
      <w:b/>
      <w:bCs/>
    </w:rPr>
  </w:style>
  <w:style w:type="character" w:customStyle="1" w:styleId="AklamaKonusuChar">
    <w:name w:val="Açıklama Konusu Char"/>
    <w:basedOn w:val="AklamaMetniChar"/>
    <w:link w:val="AklamaKonusu"/>
    <w:uiPriority w:val="99"/>
    <w:semiHidden/>
    <w:rsid w:val="002A75DF"/>
    <w:rPr>
      <w:b/>
      <w:bCs/>
      <w:sz w:val="20"/>
      <w:szCs w:val="20"/>
    </w:rPr>
  </w:style>
  <w:style w:type="paragraph" w:styleId="BalonMetni">
    <w:name w:val="Balloon Text"/>
    <w:basedOn w:val="Normal"/>
    <w:link w:val="BalonMetniChar"/>
    <w:uiPriority w:val="99"/>
    <w:semiHidden/>
    <w:unhideWhenUsed/>
    <w:rsid w:val="002A75D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A75DF"/>
    <w:rPr>
      <w:rFonts w:ascii="Segoe UI" w:hAnsi="Segoe UI" w:cs="Segoe UI"/>
      <w:sz w:val="18"/>
      <w:szCs w:val="18"/>
    </w:rPr>
  </w:style>
  <w:style w:type="paragraph" w:styleId="Dzeltme">
    <w:name w:val="Revision"/>
    <w:hidden/>
    <w:uiPriority w:val="99"/>
    <w:semiHidden/>
    <w:rsid w:val="005526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81458">
      <w:bodyDiv w:val="1"/>
      <w:marLeft w:val="0"/>
      <w:marRight w:val="0"/>
      <w:marTop w:val="0"/>
      <w:marBottom w:val="0"/>
      <w:divBdr>
        <w:top w:val="none" w:sz="0" w:space="0" w:color="auto"/>
        <w:left w:val="none" w:sz="0" w:space="0" w:color="auto"/>
        <w:bottom w:val="none" w:sz="0" w:space="0" w:color="auto"/>
        <w:right w:val="none" w:sz="0" w:space="0" w:color="auto"/>
      </w:divBdr>
    </w:div>
    <w:div w:id="1073041664">
      <w:bodyDiv w:val="1"/>
      <w:marLeft w:val="0"/>
      <w:marRight w:val="0"/>
      <w:marTop w:val="0"/>
      <w:marBottom w:val="0"/>
      <w:divBdr>
        <w:top w:val="none" w:sz="0" w:space="0" w:color="auto"/>
        <w:left w:val="none" w:sz="0" w:space="0" w:color="auto"/>
        <w:bottom w:val="none" w:sz="0" w:space="0" w:color="auto"/>
        <w:right w:val="none" w:sz="0" w:space="0" w:color="auto"/>
      </w:divBdr>
    </w:div>
    <w:div w:id="1463117207">
      <w:bodyDiv w:val="1"/>
      <w:marLeft w:val="0"/>
      <w:marRight w:val="0"/>
      <w:marTop w:val="0"/>
      <w:marBottom w:val="0"/>
      <w:divBdr>
        <w:top w:val="none" w:sz="0" w:space="0" w:color="auto"/>
        <w:left w:val="none" w:sz="0" w:space="0" w:color="auto"/>
        <w:bottom w:val="none" w:sz="0" w:space="0" w:color="auto"/>
        <w:right w:val="none" w:sz="0" w:space="0" w:color="auto"/>
      </w:divBdr>
    </w:div>
    <w:div w:id="1512991403">
      <w:bodyDiv w:val="1"/>
      <w:marLeft w:val="0"/>
      <w:marRight w:val="0"/>
      <w:marTop w:val="0"/>
      <w:marBottom w:val="0"/>
      <w:divBdr>
        <w:top w:val="none" w:sz="0" w:space="0" w:color="auto"/>
        <w:left w:val="none" w:sz="0" w:space="0" w:color="auto"/>
        <w:bottom w:val="none" w:sz="0" w:space="0" w:color="auto"/>
        <w:right w:val="none" w:sz="0" w:space="0" w:color="auto"/>
      </w:divBdr>
    </w:div>
    <w:div w:id="1843885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2124</Words>
  <Characters>13768</Characters>
  <Application>Microsoft Office Word</Application>
  <DocSecurity>0</DocSecurity>
  <Lines>269</Lines>
  <Paragraphs>90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Mehmet ALTAY</cp:lastModifiedBy>
  <cp:revision>2</cp:revision>
  <dcterms:created xsi:type="dcterms:W3CDTF">2026-04-19T12:40:00Z</dcterms:created>
  <dcterms:modified xsi:type="dcterms:W3CDTF">2026-04-19T12:40:00Z</dcterms:modified>
</cp:coreProperties>
</file>